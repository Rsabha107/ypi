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C9B1" w14:textId="35596C8C" w:rsidR="000E58E7" w:rsidRDefault="000E58E7" w:rsidP="002B2C54">
      <w:pPr>
        <w:jc w:val="center"/>
      </w:pPr>
      <w:r w:rsidRPr="00D85BFD">
        <w:rPr>
          <w:rFonts w:cstheme="minorHAnsi"/>
          <w:noProof/>
          <w:color w:val="18376A"/>
          <w:sz w:val="19"/>
          <w:szCs w:val="19"/>
        </w:rPr>
        <w:drawing>
          <wp:inline distT="0" distB="0" distL="0" distR="0" wp14:anchorId="79733FCF" wp14:editId="5563E5C7">
            <wp:extent cx="2370974" cy="1441939"/>
            <wp:effectExtent l="0" t="0" r="0" b="0"/>
            <wp:docPr id="1448730062" name="Picture 1" descr="HC Compos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C Composite Logo"/>
                    <pic:cNvPicPr>
                      <a:picLocks noChangeAspect="1" noChangeArrowheads="1"/>
                    </pic:cNvPicPr>
                  </pic:nvPicPr>
                  <pic:blipFill rotWithShape="1">
                    <a:blip r:embed="rId11" r:link="rId12">
                      <a:extLst>
                        <a:ext uri="{28A0092B-C50C-407E-A947-70E740481C1C}">
                          <a14:useLocalDpi xmlns:a14="http://schemas.microsoft.com/office/drawing/2010/main" val="0"/>
                        </a:ext>
                      </a:extLst>
                    </a:blip>
                    <a:srcRect r="56014"/>
                    <a:stretch/>
                  </pic:blipFill>
                  <pic:spPr bwMode="auto">
                    <a:xfrm>
                      <a:off x="0" y="0"/>
                      <a:ext cx="2370974" cy="144193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962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855"/>
      </w:tblGrid>
      <w:tr w:rsidR="000E58E7" w14:paraId="6CBB5C50" w14:textId="77777777" w:rsidTr="00BE1178">
        <w:tc>
          <w:tcPr>
            <w:tcW w:w="4770" w:type="dxa"/>
          </w:tcPr>
          <w:p w14:paraId="3ACDCAEB" w14:textId="0F720BF4" w:rsidR="000E58E7" w:rsidRPr="001143F8" w:rsidRDefault="000E58E7" w:rsidP="002B2C54">
            <w:pPr>
              <w:spacing w:before="120" w:after="120"/>
              <w:jc w:val="center"/>
              <w:rPr>
                <w:rFonts w:ascii="Calibri" w:hAnsi="Calibri" w:cs="Calibri"/>
                <w:sz w:val="20"/>
                <w:szCs w:val="20"/>
              </w:rPr>
            </w:pPr>
            <w:r w:rsidRPr="001143F8">
              <w:rPr>
                <w:rFonts w:ascii="Calibri" w:hAnsi="Calibri" w:cs="Calibri"/>
                <w:b/>
                <w:bCs/>
                <w:color w:val="000000"/>
                <w:sz w:val="20"/>
                <w:szCs w:val="20"/>
                <w:u w:val="single"/>
                <w:lang w:bidi="en-US"/>
              </w:rPr>
              <w:t xml:space="preserve">Terms and Conditions for participation in the Youth Programme of the </w:t>
            </w:r>
            <w:r w:rsidR="00944782">
              <w:rPr>
                <w:rFonts w:ascii="Calibri" w:hAnsi="Calibri" w:cs="Calibri"/>
                <w:b/>
                <w:bCs/>
                <w:color w:val="000000"/>
                <w:sz w:val="20"/>
                <w:szCs w:val="20"/>
                <w:u w:val="single"/>
                <w:lang w:bidi="en-US"/>
              </w:rPr>
              <w:t>Qatar Football Festival 2026</w:t>
            </w:r>
          </w:p>
        </w:tc>
        <w:tc>
          <w:tcPr>
            <w:tcW w:w="4855" w:type="dxa"/>
          </w:tcPr>
          <w:p w14:paraId="5FCCE2E0" w14:textId="77777777" w:rsidR="00D97849" w:rsidRDefault="008A4F3E" w:rsidP="00D97849">
            <w:pPr>
              <w:jc w:val="center"/>
              <w:rPr>
                <w:rFonts w:asciiTheme="minorBidi" w:hAnsiTheme="minorBidi"/>
                <w:b/>
                <w:bCs/>
                <w:color w:val="000000"/>
                <w:sz w:val="20"/>
                <w:szCs w:val="20"/>
                <w:u w:val="single"/>
                <w:rtl/>
                <w:lang w:bidi="ar-QA"/>
              </w:rPr>
            </w:pPr>
            <w:r>
              <w:rPr>
                <w:rFonts w:asciiTheme="minorBidi" w:hAnsiTheme="minorBidi" w:hint="cs"/>
                <w:b/>
                <w:bCs/>
                <w:color w:val="000000"/>
                <w:sz w:val="20"/>
                <w:szCs w:val="20"/>
                <w:u w:val="single"/>
                <w:rtl/>
                <w:lang w:bidi="ar-QA"/>
              </w:rPr>
              <w:t>شروط واحكام</w:t>
            </w:r>
            <w:r w:rsidR="000E58E7" w:rsidRPr="00E438CC">
              <w:rPr>
                <w:rFonts w:asciiTheme="minorBidi" w:hAnsiTheme="minorBidi"/>
                <w:b/>
                <w:bCs/>
                <w:color w:val="000000"/>
                <w:sz w:val="20"/>
                <w:szCs w:val="20"/>
                <w:u w:val="single"/>
                <w:rtl/>
              </w:rPr>
              <w:t xml:space="preserve"> </w:t>
            </w:r>
            <w:r>
              <w:rPr>
                <w:rFonts w:asciiTheme="minorBidi" w:hAnsiTheme="minorBidi" w:hint="cs"/>
                <w:b/>
                <w:bCs/>
                <w:color w:val="000000"/>
                <w:sz w:val="20"/>
                <w:szCs w:val="20"/>
                <w:u w:val="single"/>
                <w:rtl/>
              </w:rPr>
              <w:t>ال</w:t>
            </w:r>
            <w:r w:rsidR="000E58E7" w:rsidRPr="00E438CC">
              <w:rPr>
                <w:rFonts w:asciiTheme="minorBidi" w:hAnsiTheme="minorBidi"/>
                <w:b/>
                <w:bCs/>
                <w:color w:val="000000"/>
                <w:sz w:val="20"/>
                <w:szCs w:val="20"/>
                <w:u w:val="single"/>
                <w:rtl/>
                <w:lang w:bidi="ar-QA"/>
              </w:rPr>
              <w:t>مُشاركة</w:t>
            </w:r>
            <w:r w:rsidR="000E58E7" w:rsidRPr="00E438CC">
              <w:rPr>
                <w:rFonts w:asciiTheme="minorBidi" w:hAnsiTheme="minorBidi"/>
                <w:b/>
                <w:bCs/>
                <w:color w:val="000000"/>
                <w:sz w:val="20"/>
                <w:szCs w:val="20"/>
                <w:u w:val="single"/>
                <w:rtl/>
              </w:rPr>
              <w:t xml:space="preserve"> </w:t>
            </w:r>
            <w:r w:rsidR="000E58E7" w:rsidRPr="00E438CC">
              <w:rPr>
                <w:rFonts w:asciiTheme="minorBidi" w:hAnsiTheme="minorBidi"/>
                <w:b/>
                <w:bCs/>
                <w:color w:val="000000"/>
                <w:sz w:val="20"/>
                <w:szCs w:val="20"/>
                <w:u w:val="single"/>
                <w:rtl/>
                <w:lang w:bidi="ar-QA"/>
              </w:rPr>
              <w:t>في</w:t>
            </w:r>
            <w:r w:rsidR="000E58E7" w:rsidRPr="00E438CC">
              <w:rPr>
                <w:rFonts w:asciiTheme="minorBidi" w:hAnsiTheme="minorBidi"/>
                <w:b/>
                <w:bCs/>
                <w:color w:val="000000"/>
                <w:sz w:val="20"/>
                <w:szCs w:val="20"/>
                <w:u w:val="single"/>
                <w:rtl/>
              </w:rPr>
              <w:t xml:space="preserve"> </w:t>
            </w:r>
            <w:r w:rsidR="000E58E7" w:rsidRPr="00E438CC">
              <w:rPr>
                <w:rFonts w:asciiTheme="minorBidi" w:hAnsiTheme="minorBidi"/>
                <w:b/>
                <w:bCs/>
                <w:color w:val="000000"/>
                <w:sz w:val="20"/>
                <w:szCs w:val="20"/>
                <w:u w:val="single"/>
                <w:rtl/>
                <w:lang w:bidi="ar-QA"/>
              </w:rPr>
              <w:t>برنامج</w:t>
            </w:r>
            <w:r w:rsidR="000E58E7" w:rsidRPr="00E438CC">
              <w:rPr>
                <w:rFonts w:asciiTheme="minorBidi" w:hAnsiTheme="minorBidi"/>
                <w:b/>
                <w:bCs/>
                <w:color w:val="000000"/>
                <w:sz w:val="20"/>
                <w:szCs w:val="20"/>
                <w:u w:val="single"/>
                <w:rtl/>
              </w:rPr>
              <w:t xml:space="preserve"> </w:t>
            </w:r>
            <w:r w:rsidR="000E58E7" w:rsidRPr="00E438CC">
              <w:rPr>
                <w:rFonts w:asciiTheme="minorBidi" w:hAnsiTheme="minorBidi"/>
                <w:b/>
                <w:bCs/>
                <w:color w:val="000000"/>
                <w:sz w:val="20"/>
                <w:szCs w:val="20"/>
                <w:u w:val="single"/>
                <w:rtl/>
                <w:lang w:bidi="ar-QA"/>
              </w:rPr>
              <w:t>الشباب</w:t>
            </w:r>
            <w:r w:rsidR="00D97849">
              <w:rPr>
                <w:rFonts w:asciiTheme="minorBidi" w:hAnsiTheme="minorBidi" w:hint="cs"/>
                <w:b/>
                <w:bCs/>
                <w:color w:val="000000"/>
                <w:sz w:val="20"/>
                <w:szCs w:val="20"/>
                <w:u w:val="single"/>
                <w:rtl/>
                <w:lang w:bidi="ar-QA"/>
              </w:rPr>
              <w:t xml:space="preserve"> </w:t>
            </w:r>
          </w:p>
          <w:p w14:paraId="03EE6C3F" w14:textId="2A6E2D4E" w:rsidR="000E58E7" w:rsidRPr="00D97849" w:rsidRDefault="00D97849" w:rsidP="00D97849">
            <w:pPr>
              <w:spacing w:before="120" w:after="120"/>
              <w:jc w:val="center"/>
              <w:rPr>
                <w:rFonts w:asciiTheme="minorBidi" w:hAnsiTheme="minorBidi"/>
                <w:b/>
                <w:bCs/>
                <w:color w:val="000000"/>
                <w:sz w:val="20"/>
                <w:szCs w:val="20"/>
                <w:u w:val="single"/>
                <w:lang w:bidi="ar-QA"/>
              </w:rPr>
            </w:pPr>
            <w:r>
              <w:rPr>
                <w:rFonts w:asciiTheme="minorBidi" w:hAnsiTheme="minorBidi" w:hint="cs"/>
                <w:b/>
                <w:bCs/>
                <w:color w:val="000000"/>
                <w:sz w:val="20"/>
                <w:szCs w:val="20"/>
                <w:u w:val="single"/>
                <w:rtl/>
                <w:lang w:bidi="ar-QA"/>
              </w:rPr>
              <w:t xml:space="preserve">خلال </w:t>
            </w:r>
            <w:r w:rsidR="00944782">
              <w:rPr>
                <w:rFonts w:asciiTheme="minorBidi" w:hAnsiTheme="minorBidi" w:hint="cs"/>
                <w:b/>
                <w:bCs/>
                <w:color w:val="000000"/>
                <w:sz w:val="20"/>
                <w:szCs w:val="20"/>
                <w:u w:val="single"/>
                <w:rtl/>
                <w:lang w:bidi="ar-QA"/>
              </w:rPr>
              <w:t xml:space="preserve">مهرجان قطر لكرة القدم </w:t>
            </w:r>
            <w:r w:rsidR="008A4F3E">
              <w:rPr>
                <w:rFonts w:asciiTheme="minorBidi" w:hAnsiTheme="minorBidi" w:hint="cs"/>
                <w:b/>
                <w:bCs/>
                <w:color w:val="000000"/>
                <w:sz w:val="20"/>
                <w:szCs w:val="20"/>
                <w:u w:val="single"/>
                <w:rtl/>
                <w:lang w:bidi="ar-QA"/>
              </w:rPr>
              <w:t>2026</w:t>
            </w:r>
          </w:p>
        </w:tc>
      </w:tr>
      <w:tr w:rsidR="000E58E7" w14:paraId="6FACDA8A" w14:textId="77777777" w:rsidTr="00BE1178">
        <w:tc>
          <w:tcPr>
            <w:tcW w:w="4770" w:type="dxa"/>
          </w:tcPr>
          <w:p w14:paraId="6AD16870" w14:textId="08AD98AC" w:rsidR="000E58E7" w:rsidRPr="001143F8" w:rsidRDefault="000E58E7" w:rsidP="001446CC">
            <w:pPr>
              <w:spacing w:before="120" w:after="120"/>
              <w:jc w:val="both"/>
              <w:rPr>
                <w:rFonts w:ascii="Calibri" w:hAnsi="Calibri" w:cs="Calibri"/>
                <w:sz w:val="20"/>
                <w:szCs w:val="20"/>
              </w:rPr>
            </w:pPr>
            <w:r w:rsidRPr="001143F8">
              <w:rPr>
                <w:rFonts w:ascii="Calibri" w:hAnsi="Calibri" w:cs="Calibri"/>
                <w:sz w:val="20"/>
                <w:szCs w:val="20"/>
              </w:rPr>
              <w:t>These terms and conditions (the “</w:t>
            </w:r>
            <w:r w:rsidRPr="001143F8">
              <w:rPr>
                <w:rFonts w:ascii="Calibri" w:hAnsi="Calibri" w:cs="Calibri"/>
                <w:b/>
                <w:bCs/>
                <w:sz w:val="20"/>
                <w:szCs w:val="20"/>
              </w:rPr>
              <w:t>Terms</w:t>
            </w:r>
            <w:r w:rsidRPr="001143F8">
              <w:rPr>
                <w:rFonts w:ascii="Calibri" w:hAnsi="Calibri" w:cs="Calibri"/>
                <w:sz w:val="20"/>
                <w:szCs w:val="20"/>
              </w:rPr>
              <w:t xml:space="preserve">”) apply to the </w:t>
            </w:r>
            <w:r w:rsidR="001446CC">
              <w:rPr>
                <w:rFonts w:ascii="Calibri" w:hAnsi="Calibri" w:cs="Calibri"/>
                <w:sz w:val="20"/>
                <w:szCs w:val="20"/>
              </w:rPr>
              <w:t>Youth Programme for</w:t>
            </w:r>
            <w:r w:rsidRPr="001143F8">
              <w:rPr>
                <w:rFonts w:ascii="Calibri" w:hAnsi="Calibri" w:cs="Calibri"/>
                <w:sz w:val="20"/>
                <w:szCs w:val="20"/>
              </w:rPr>
              <w:t xml:space="preserve"> the</w:t>
            </w:r>
            <w:r w:rsidR="00944782">
              <w:rPr>
                <w:rFonts w:ascii="Calibri" w:hAnsi="Calibri" w:cs="Calibri"/>
                <w:sz w:val="20"/>
                <w:szCs w:val="20"/>
              </w:rPr>
              <w:t xml:space="preserve"> Qatar Football Festival</w:t>
            </w:r>
            <w:r w:rsidR="00432DF3">
              <w:rPr>
                <w:rFonts w:ascii="Calibri" w:hAnsi="Calibri" w:cs="Calibri"/>
                <w:sz w:val="20"/>
                <w:szCs w:val="20"/>
              </w:rPr>
              <w:t xml:space="preserve"> </w:t>
            </w:r>
            <w:r w:rsidR="00944782">
              <w:rPr>
                <w:rFonts w:ascii="Calibri" w:hAnsi="Calibri" w:cs="Calibri"/>
                <w:sz w:val="20"/>
                <w:szCs w:val="20"/>
              </w:rPr>
              <w:t>2026</w:t>
            </w:r>
            <w:r w:rsidRPr="001143F8">
              <w:rPr>
                <w:rFonts w:ascii="Calibri" w:hAnsi="Calibri" w:cs="Calibri"/>
                <w:sz w:val="20"/>
                <w:szCs w:val="20"/>
              </w:rPr>
              <w:t>.</w:t>
            </w:r>
          </w:p>
        </w:tc>
        <w:tc>
          <w:tcPr>
            <w:tcW w:w="4855" w:type="dxa"/>
          </w:tcPr>
          <w:p w14:paraId="7EA088CB" w14:textId="062CA5E2" w:rsidR="000E58E7" w:rsidRPr="00FC2D8B" w:rsidRDefault="000E58E7" w:rsidP="00FC2D8B">
            <w:pPr>
              <w:pStyle w:val="Style8"/>
              <w:widowControl/>
              <w:bidi/>
              <w:spacing w:before="120" w:after="120"/>
              <w:rPr>
                <w:rFonts w:asciiTheme="minorBidi" w:hAnsiTheme="minorBidi" w:cstheme="minorBidi"/>
                <w:color w:val="000000"/>
                <w:sz w:val="20"/>
                <w:szCs w:val="20"/>
                <w:lang w:val="en-US" w:bidi="ar-QA"/>
              </w:rPr>
            </w:pPr>
            <w:r w:rsidRPr="00E438CC">
              <w:rPr>
                <w:rFonts w:asciiTheme="minorBidi" w:hAnsiTheme="minorBidi" w:cstheme="minorBidi"/>
                <w:color w:val="000000"/>
                <w:sz w:val="20"/>
                <w:szCs w:val="20"/>
                <w:rtl/>
                <w:lang w:val="en-US" w:bidi="ar-QA"/>
              </w:rPr>
              <w:t xml:space="preserve">تسري هذه الشروط والأحكام </w:t>
            </w:r>
            <w:r w:rsidR="00944782" w:rsidRPr="00E438CC">
              <w:rPr>
                <w:rFonts w:asciiTheme="minorBidi" w:hAnsiTheme="minorBidi" w:cstheme="minorBidi" w:hint="cs"/>
                <w:color w:val="000000"/>
                <w:sz w:val="20"/>
                <w:szCs w:val="20"/>
                <w:rtl/>
                <w:lang w:val="en-US" w:bidi="ar-QA"/>
              </w:rPr>
              <w:t>(”</w:t>
            </w:r>
            <w:r w:rsidR="00944782" w:rsidRPr="00E87AAC">
              <w:rPr>
                <w:rFonts w:asciiTheme="minorBidi" w:hAnsiTheme="minorBidi" w:cstheme="minorBidi" w:hint="cs"/>
                <w:b/>
                <w:bCs/>
                <w:color w:val="000000"/>
                <w:sz w:val="20"/>
                <w:szCs w:val="20"/>
                <w:rtl/>
                <w:lang w:val="en-US" w:bidi="ar-QA"/>
              </w:rPr>
              <w:t>الشرو</w:t>
            </w:r>
            <w:r w:rsidR="00944782" w:rsidRPr="00E87AAC">
              <w:rPr>
                <w:rFonts w:asciiTheme="minorBidi" w:hAnsiTheme="minorBidi" w:cstheme="minorBidi" w:hint="eastAsia"/>
                <w:b/>
                <w:bCs/>
                <w:color w:val="000000"/>
                <w:sz w:val="20"/>
                <w:szCs w:val="20"/>
                <w:rtl/>
                <w:lang w:val="en-US" w:bidi="ar-QA"/>
              </w:rPr>
              <w:t>ط</w:t>
            </w:r>
            <w:r w:rsidRPr="00E438CC">
              <w:rPr>
                <w:rFonts w:asciiTheme="minorBidi" w:hAnsiTheme="minorBidi" w:cstheme="minorBidi"/>
                <w:color w:val="000000"/>
                <w:sz w:val="20"/>
                <w:szCs w:val="20"/>
                <w:rtl/>
                <w:lang w:val="en-US" w:bidi="ar-QA"/>
              </w:rPr>
              <w:t>“) على</w:t>
            </w:r>
            <w:r w:rsidR="009B31C0">
              <w:rPr>
                <w:rFonts w:asciiTheme="minorBidi" w:hAnsiTheme="minorBidi" w:cstheme="minorBidi" w:hint="cs"/>
                <w:color w:val="000000"/>
                <w:sz w:val="20"/>
                <w:szCs w:val="20"/>
                <w:rtl/>
                <w:lang w:val="en-US" w:bidi="ar-QA"/>
              </w:rPr>
              <w:t xml:space="preserve"> </w:t>
            </w:r>
            <w:r w:rsidR="00944782" w:rsidRPr="009B31C0">
              <w:rPr>
                <w:rFonts w:asciiTheme="minorBidi" w:hAnsiTheme="minorBidi" w:cs="Arial" w:hint="cs"/>
                <w:color w:val="000000"/>
                <w:sz w:val="20"/>
                <w:szCs w:val="20"/>
                <w:rtl/>
                <w:lang w:val="en-US" w:bidi="ar-QA"/>
              </w:rPr>
              <w:t>برنامج</w:t>
            </w:r>
            <w:r w:rsidR="00944782" w:rsidRPr="00E438CC">
              <w:rPr>
                <w:rFonts w:asciiTheme="minorBidi" w:hAnsiTheme="minorBidi" w:cstheme="minorBidi" w:hint="cs"/>
                <w:color w:val="000000"/>
                <w:sz w:val="20"/>
                <w:szCs w:val="20"/>
                <w:rtl/>
                <w:lang w:val="en-US" w:bidi="ar-QA"/>
              </w:rPr>
              <w:t xml:space="preserve"> </w:t>
            </w:r>
            <w:r w:rsidR="00944782">
              <w:rPr>
                <w:rFonts w:asciiTheme="minorBidi" w:hAnsiTheme="minorBidi" w:cstheme="minorBidi" w:hint="cs"/>
                <w:color w:val="000000"/>
                <w:sz w:val="20"/>
                <w:szCs w:val="20"/>
                <w:rtl/>
                <w:lang w:val="en-US" w:bidi="ar-QA"/>
              </w:rPr>
              <w:t>الشباب</w:t>
            </w:r>
            <w:r w:rsidRPr="00E438CC">
              <w:rPr>
                <w:rFonts w:asciiTheme="minorBidi" w:hAnsiTheme="minorBidi" w:cstheme="minorBidi"/>
                <w:color w:val="000000"/>
                <w:sz w:val="20"/>
                <w:szCs w:val="20"/>
                <w:rtl/>
                <w:lang w:val="en-US" w:bidi="ar-QA"/>
              </w:rPr>
              <w:t xml:space="preserve"> المشاركين في </w:t>
            </w:r>
            <w:r w:rsidR="00640A2F">
              <w:rPr>
                <w:rFonts w:asciiTheme="minorBidi" w:hAnsiTheme="minorBidi" w:cstheme="minorBidi" w:hint="cs"/>
                <w:color w:val="000000"/>
                <w:sz w:val="20"/>
                <w:szCs w:val="20"/>
                <w:rtl/>
                <w:lang w:val="en-US" w:bidi="ar-QA"/>
              </w:rPr>
              <w:t>مهرجان قطر لكرة القدم 2026.</w:t>
            </w:r>
          </w:p>
        </w:tc>
      </w:tr>
      <w:tr w:rsidR="000E58E7" w14:paraId="2FF112F4" w14:textId="77777777" w:rsidTr="00BE1178">
        <w:trPr>
          <w:trHeight w:val="548"/>
        </w:trPr>
        <w:tc>
          <w:tcPr>
            <w:tcW w:w="4770" w:type="dxa"/>
          </w:tcPr>
          <w:p w14:paraId="5548D7A4" w14:textId="2FD3232C" w:rsidR="000E58E7" w:rsidRPr="001143F8" w:rsidRDefault="000E58E7" w:rsidP="002B2C54">
            <w:pPr>
              <w:pStyle w:val="NoSpacing"/>
              <w:tabs>
                <w:tab w:val="left" w:pos="1800"/>
              </w:tabs>
              <w:spacing w:before="120" w:after="120"/>
              <w:ind w:right="-7"/>
              <w:jc w:val="both"/>
              <w:rPr>
                <w:rFonts w:cs="Calibri"/>
                <w:sz w:val="20"/>
                <w:szCs w:val="20"/>
              </w:rPr>
            </w:pPr>
            <w:r w:rsidRPr="001143F8">
              <w:rPr>
                <w:rFonts w:cs="Calibri"/>
                <w:sz w:val="20"/>
                <w:szCs w:val="20"/>
              </w:rPr>
              <w:t>For the purposes of these Terms:</w:t>
            </w:r>
          </w:p>
        </w:tc>
        <w:tc>
          <w:tcPr>
            <w:tcW w:w="4855" w:type="dxa"/>
          </w:tcPr>
          <w:p w14:paraId="6685A3FD" w14:textId="2834EFFA" w:rsidR="000E58E7" w:rsidRPr="002B2C54" w:rsidRDefault="000E58E7" w:rsidP="002B2C54">
            <w:pPr>
              <w:pStyle w:val="Style8"/>
              <w:widowControl/>
              <w:bidi/>
              <w:spacing w:before="120" w:after="120"/>
              <w:rPr>
                <w:rFonts w:asciiTheme="minorBidi" w:hAnsiTheme="minorBidi" w:cstheme="minorBidi"/>
                <w:color w:val="000000"/>
                <w:sz w:val="20"/>
                <w:szCs w:val="20"/>
                <w:lang w:val="en-US" w:bidi="ar-QA"/>
              </w:rPr>
            </w:pPr>
            <w:r w:rsidRPr="00E438CC">
              <w:rPr>
                <w:rFonts w:asciiTheme="minorBidi" w:hAnsiTheme="minorBidi" w:cstheme="minorBidi"/>
                <w:color w:val="000000"/>
                <w:sz w:val="20"/>
                <w:szCs w:val="20"/>
                <w:rtl/>
                <w:lang w:val="en-US" w:bidi="ar-QA"/>
              </w:rPr>
              <w:t>لأغراض هذه الشروط:</w:t>
            </w:r>
          </w:p>
        </w:tc>
      </w:tr>
      <w:tr w:rsidR="000E58E7" w14:paraId="003DC223" w14:textId="77777777" w:rsidTr="00BE1178">
        <w:tc>
          <w:tcPr>
            <w:tcW w:w="4770" w:type="dxa"/>
          </w:tcPr>
          <w:p w14:paraId="7ADD2D51" w14:textId="500630F6" w:rsidR="000E58E7" w:rsidRPr="001143F8" w:rsidRDefault="00A66B98" w:rsidP="00A66B98">
            <w:pPr>
              <w:pStyle w:val="NoSpacing"/>
              <w:tabs>
                <w:tab w:val="left" w:pos="1800"/>
              </w:tabs>
              <w:spacing w:before="120" w:after="120"/>
              <w:ind w:right="-7"/>
              <w:jc w:val="both"/>
              <w:rPr>
                <w:rFonts w:cs="Calibri"/>
                <w:sz w:val="20"/>
                <w:szCs w:val="20"/>
              </w:rPr>
            </w:pPr>
            <w:r>
              <w:rPr>
                <w:rFonts w:cs="Calibri"/>
                <w:sz w:val="20"/>
                <w:szCs w:val="20"/>
              </w:rPr>
              <w:t>“</w:t>
            </w:r>
            <w:r w:rsidRPr="00A66B98">
              <w:rPr>
                <w:rFonts w:cs="Calibri"/>
                <w:b/>
                <w:bCs/>
                <w:sz w:val="20"/>
                <w:szCs w:val="20"/>
              </w:rPr>
              <w:t>CONMEBOL</w:t>
            </w:r>
            <w:r>
              <w:rPr>
                <w:rFonts w:cs="Calibri"/>
                <w:sz w:val="20"/>
                <w:szCs w:val="20"/>
              </w:rPr>
              <w:t>”</w:t>
            </w:r>
            <w:r w:rsidRPr="00A66B98">
              <w:rPr>
                <w:rFonts w:asciiTheme="minorHAnsi" w:eastAsiaTheme="minorHAnsi" w:hAnsiTheme="minorHAnsi" w:cstheme="minorBidi"/>
                <w:kern w:val="2"/>
                <w:sz w:val="24"/>
                <w:szCs w:val="24"/>
                <w14:ligatures w14:val="standardContextual"/>
              </w:rPr>
              <w:t xml:space="preserve"> </w:t>
            </w:r>
            <w:hyperlink r:id="rId13" w:tgtFrame="_blank" w:history="1">
              <w:r w:rsidRPr="00A66B98">
                <w:rPr>
                  <w:rStyle w:val="Hyperlink"/>
                  <w:rFonts w:cs="Calibri"/>
                  <w:color w:val="auto"/>
                  <w:sz w:val="20"/>
                  <w:szCs w:val="20"/>
                  <w:u w:val="none"/>
                </w:rPr>
                <w:t xml:space="preserve">La </w:t>
              </w:r>
              <w:proofErr w:type="spellStart"/>
              <w:r w:rsidRPr="00A66B98">
                <w:rPr>
                  <w:rStyle w:val="Hyperlink"/>
                  <w:rFonts w:cs="Calibri"/>
                  <w:color w:val="auto"/>
                  <w:sz w:val="20"/>
                  <w:szCs w:val="20"/>
                  <w:u w:val="none"/>
                </w:rPr>
                <w:t>Confederación</w:t>
              </w:r>
              <w:proofErr w:type="spellEnd"/>
              <w:r w:rsidRPr="00A66B98">
                <w:rPr>
                  <w:rStyle w:val="Hyperlink"/>
                  <w:rFonts w:cs="Calibri"/>
                  <w:color w:val="auto"/>
                  <w:sz w:val="20"/>
                  <w:szCs w:val="20"/>
                  <w:u w:val="none"/>
                </w:rPr>
                <w:t xml:space="preserve"> Sudamericana de Fútbol</w:t>
              </w:r>
            </w:hyperlink>
            <w:r w:rsidR="008A4F3E">
              <w:rPr>
                <w:rFonts w:cs="Calibri"/>
                <w:sz w:val="20"/>
                <w:szCs w:val="20"/>
              </w:rPr>
              <w:t>.</w:t>
            </w:r>
          </w:p>
        </w:tc>
        <w:tc>
          <w:tcPr>
            <w:tcW w:w="4855" w:type="dxa"/>
          </w:tcPr>
          <w:p w14:paraId="56BC7532" w14:textId="6738C26A" w:rsidR="000E58E7" w:rsidRDefault="0036174C" w:rsidP="0095143A">
            <w:pPr>
              <w:pStyle w:val="Style8"/>
              <w:widowControl/>
              <w:bidi/>
              <w:spacing w:before="120" w:after="120"/>
              <w:rPr>
                <w:rFonts w:asciiTheme="minorBidi" w:hAnsiTheme="minorBidi" w:cstheme="minorBidi"/>
                <w:color w:val="000000"/>
                <w:sz w:val="20"/>
                <w:szCs w:val="20"/>
                <w:lang w:val="en-US" w:bidi="ar-QA"/>
              </w:rPr>
            </w:pPr>
            <w:r>
              <w:rPr>
                <w:rFonts w:asciiTheme="minorBidi" w:hAnsiTheme="minorBidi" w:cstheme="minorBidi" w:hint="cs"/>
                <w:color w:val="000000"/>
                <w:sz w:val="20"/>
                <w:szCs w:val="20"/>
                <w:rtl/>
                <w:lang w:val="en-US" w:bidi="ar-QA"/>
              </w:rPr>
              <w:t>"</w:t>
            </w:r>
            <w:r>
              <w:rPr>
                <w:rFonts w:hint="cs"/>
                <w:rtl/>
              </w:rPr>
              <w:t xml:space="preserve"> </w:t>
            </w:r>
            <w:r w:rsidRPr="0036174C">
              <w:rPr>
                <w:rFonts w:asciiTheme="minorBidi" w:hAnsiTheme="minorBidi" w:cs="Arial" w:hint="cs"/>
                <w:b/>
                <w:bCs/>
                <w:color w:val="000000"/>
                <w:sz w:val="20"/>
                <w:szCs w:val="20"/>
                <w:rtl/>
                <w:lang w:val="en-US" w:bidi="ar-QA"/>
              </w:rPr>
              <w:t>كونميبول</w:t>
            </w:r>
            <w:r>
              <w:rPr>
                <w:rFonts w:asciiTheme="minorBidi" w:hAnsiTheme="minorBidi" w:cstheme="minorBidi" w:hint="cs"/>
                <w:color w:val="000000"/>
                <w:sz w:val="20"/>
                <w:szCs w:val="20"/>
                <w:rtl/>
                <w:lang w:val="en-US" w:bidi="ar-QA"/>
              </w:rPr>
              <w:t>"</w:t>
            </w:r>
            <w:r w:rsidR="00487578">
              <w:rPr>
                <w:rFonts w:asciiTheme="minorBidi" w:hAnsiTheme="minorBidi" w:cstheme="minorBidi" w:hint="cs"/>
                <w:color w:val="000000"/>
                <w:sz w:val="20"/>
                <w:szCs w:val="20"/>
                <w:rtl/>
                <w:lang w:val="en-US" w:bidi="ar-QA"/>
              </w:rPr>
              <w:t xml:space="preserve"> يعني</w:t>
            </w:r>
            <w:r>
              <w:rPr>
                <w:rFonts w:asciiTheme="minorBidi" w:hAnsiTheme="minorBidi" w:cstheme="minorBidi" w:hint="cs"/>
                <w:color w:val="000000"/>
                <w:sz w:val="20"/>
                <w:szCs w:val="20"/>
                <w:rtl/>
                <w:lang w:val="en-US" w:bidi="ar-QA"/>
              </w:rPr>
              <w:t xml:space="preserve"> </w:t>
            </w:r>
            <w:r w:rsidR="0095143A" w:rsidRPr="0095143A">
              <w:rPr>
                <w:rFonts w:asciiTheme="minorBidi" w:hAnsiTheme="minorBidi" w:cstheme="minorBidi"/>
                <w:color w:val="000000"/>
                <w:sz w:val="20"/>
                <w:szCs w:val="20"/>
                <w:rtl/>
                <w:lang w:val="en-US" w:bidi="ar-SA"/>
              </w:rPr>
              <w:t>اتحاد أمريكا الجنوبية لكرة القد</w:t>
            </w:r>
          </w:p>
          <w:p w14:paraId="122067E0" w14:textId="489B09C0" w:rsidR="00A66B98" w:rsidRPr="00487578" w:rsidRDefault="00A66B98" w:rsidP="00A66B98">
            <w:pPr>
              <w:pStyle w:val="Style8"/>
              <w:widowControl/>
              <w:bidi/>
              <w:spacing w:before="120" w:after="120"/>
              <w:rPr>
                <w:rFonts w:asciiTheme="minorBidi" w:hAnsiTheme="minorBidi" w:cstheme="minorBidi"/>
                <w:color w:val="000000"/>
                <w:sz w:val="20"/>
                <w:szCs w:val="20"/>
                <w:lang w:val="en-US" w:bidi="ar-QA"/>
              </w:rPr>
            </w:pPr>
          </w:p>
        </w:tc>
      </w:tr>
      <w:tr w:rsidR="000E58E7" w14:paraId="7F1367B9" w14:textId="77777777" w:rsidTr="00BE1178">
        <w:tc>
          <w:tcPr>
            <w:tcW w:w="4770" w:type="dxa"/>
          </w:tcPr>
          <w:p w14:paraId="41E07913" w14:textId="5538078D" w:rsidR="000E58E7" w:rsidRPr="001143F8" w:rsidRDefault="00E438CC" w:rsidP="0072707F">
            <w:pPr>
              <w:pStyle w:val="NoSpacing"/>
              <w:tabs>
                <w:tab w:val="left" w:pos="1800"/>
              </w:tabs>
              <w:spacing w:before="120" w:after="120"/>
              <w:ind w:right="-7"/>
              <w:jc w:val="both"/>
              <w:rPr>
                <w:rFonts w:cs="Calibri"/>
                <w:sz w:val="20"/>
                <w:szCs w:val="20"/>
              </w:rPr>
            </w:pPr>
            <w:r w:rsidRPr="001143F8">
              <w:rPr>
                <w:rFonts w:cs="Calibri"/>
                <w:sz w:val="20"/>
                <w:szCs w:val="20"/>
              </w:rPr>
              <w:t>“</w:t>
            </w:r>
            <w:r w:rsidRPr="001143F8">
              <w:rPr>
                <w:rFonts w:cs="Calibri"/>
                <w:b/>
                <w:bCs/>
                <w:sz w:val="20"/>
                <w:szCs w:val="20"/>
              </w:rPr>
              <w:t>Parent/Legal Guardian</w:t>
            </w:r>
            <w:r w:rsidRPr="001143F8">
              <w:rPr>
                <w:rFonts w:cs="Calibri"/>
                <w:sz w:val="20"/>
                <w:szCs w:val="20"/>
              </w:rPr>
              <w:t xml:space="preserve">” means in relation to a </w:t>
            </w:r>
            <w:r w:rsidR="003B66E4">
              <w:rPr>
                <w:rFonts w:cs="Calibri"/>
                <w:sz w:val="20"/>
                <w:szCs w:val="20"/>
              </w:rPr>
              <w:t>Participant</w:t>
            </w:r>
            <w:r w:rsidRPr="001143F8">
              <w:rPr>
                <w:rFonts w:cs="Calibri"/>
                <w:sz w:val="20"/>
                <w:szCs w:val="20"/>
              </w:rPr>
              <w:t xml:space="preserve">, the individual who is the </w:t>
            </w:r>
            <w:r w:rsidR="003B66E4">
              <w:rPr>
                <w:rFonts w:cs="Calibri"/>
                <w:sz w:val="20"/>
                <w:szCs w:val="20"/>
              </w:rPr>
              <w:t>Participant</w:t>
            </w:r>
            <w:r w:rsidRPr="001143F8">
              <w:rPr>
                <w:rFonts w:cs="Calibri"/>
                <w:sz w:val="20"/>
                <w:szCs w:val="20"/>
              </w:rPr>
              <w:t xml:space="preserve">’s biological or adoptive parent, or any person who has been duly appointed by law or court order with legal authority and responsibility to act on behalf of the </w:t>
            </w:r>
            <w:r w:rsidR="003B66E4">
              <w:rPr>
                <w:rFonts w:cs="Calibri"/>
                <w:sz w:val="20"/>
                <w:szCs w:val="20"/>
              </w:rPr>
              <w:t>Participant</w:t>
            </w:r>
            <w:r w:rsidRPr="001143F8">
              <w:rPr>
                <w:rFonts w:cs="Calibri"/>
                <w:sz w:val="20"/>
                <w:szCs w:val="20"/>
              </w:rPr>
              <w:t>.</w:t>
            </w:r>
          </w:p>
        </w:tc>
        <w:tc>
          <w:tcPr>
            <w:tcW w:w="4855" w:type="dxa"/>
          </w:tcPr>
          <w:p w14:paraId="5B91AFD5" w14:textId="756EA302" w:rsidR="000E58E7" w:rsidRPr="0072707F" w:rsidRDefault="00CC3DEE" w:rsidP="00CC3DEE">
            <w:pPr>
              <w:pStyle w:val="Style8"/>
              <w:widowControl/>
              <w:bidi/>
              <w:spacing w:before="120" w:after="120"/>
              <w:jc w:val="both"/>
              <w:rPr>
                <w:rFonts w:asciiTheme="minorBidi" w:hAnsiTheme="minorBidi" w:cstheme="minorBidi"/>
                <w:color w:val="000000"/>
                <w:sz w:val="20"/>
                <w:szCs w:val="20"/>
                <w:lang w:val="en-US" w:bidi="ar-QA"/>
              </w:rPr>
            </w:pPr>
            <w:r>
              <w:rPr>
                <w:rFonts w:asciiTheme="minorBidi" w:hAnsiTheme="minorBidi" w:cstheme="minorBidi" w:hint="cs"/>
                <w:color w:val="000000"/>
                <w:sz w:val="20"/>
                <w:szCs w:val="20"/>
                <w:rtl/>
                <w:lang w:val="en-US" w:bidi="ar-QA"/>
              </w:rPr>
              <w:t>"</w:t>
            </w:r>
            <w:r w:rsidRPr="00CC3DEE">
              <w:rPr>
                <w:rFonts w:asciiTheme="minorBidi" w:hAnsiTheme="minorBidi" w:cstheme="minorBidi" w:hint="cs"/>
                <w:b/>
                <w:bCs/>
                <w:color w:val="000000"/>
                <w:sz w:val="20"/>
                <w:szCs w:val="20"/>
                <w:rtl/>
                <w:lang w:val="en-US" w:bidi="ar-QA"/>
              </w:rPr>
              <w:t>و</w:t>
            </w:r>
            <w:r w:rsidR="00083115">
              <w:rPr>
                <w:rFonts w:asciiTheme="minorBidi" w:hAnsiTheme="minorBidi" w:cstheme="minorBidi" w:hint="cs"/>
                <w:b/>
                <w:bCs/>
                <w:color w:val="000000"/>
                <w:sz w:val="20"/>
                <w:szCs w:val="20"/>
                <w:rtl/>
                <w:lang w:val="en-US" w:bidi="ar-QA"/>
              </w:rPr>
              <w:t>لي الأمر</w:t>
            </w:r>
            <w:r w:rsidR="00E438CC" w:rsidRPr="00E438CC">
              <w:rPr>
                <w:rFonts w:asciiTheme="minorBidi" w:hAnsiTheme="minorBidi" w:cstheme="minorBidi"/>
                <w:b/>
                <w:bCs/>
                <w:color w:val="000000"/>
                <w:sz w:val="20"/>
                <w:szCs w:val="20"/>
                <w:rtl/>
                <w:lang w:val="en-US" w:bidi="ar-QA"/>
              </w:rPr>
              <w:t xml:space="preserve">/الوصي </w:t>
            </w:r>
            <w:r w:rsidR="008A4F3E" w:rsidRPr="00E438CC">
              <w:rPr>
                <w:rFonts w:asciiTheme="minorBidi" w:hAnsiTheme="minorBidi" w:cstheme="minorBidi" w:hint="cs"/>
                <w:b/>
                <w:bCs/>
                <w:color w:val="000000"/>
                <w:sz w:val="20"/>
                <w:szCs w:val="20"/>
                <w:rtl/>
                <w:lang w:val="en-US" w:bidi="ar-QA"/>
              </w:rPr>
              <w:t>القانوني</w:t>
            </w:r>
            <w:r>
              <w:rPr>
                <w:rFonts w:asciiTheme="minorBidi" w:hAnsiTheme="minorBidi" w:cstheme="minorBidi" w:hint="cs"/>
                <w:color w:val="000000"/>
                <w:sz w:val="20"/>
                <w:szCs w:val="20"/>
                <w:rtl/>
                <w:lang w:val="en-US" w:bidi="ar-QA"/>
              </w:rPr>
              <w:t>"</w:t>
            </w:r>
            <w:r w:rsidR="008A4F3E">
              <w:rPr>
                <w:rFonts w:asciiTheme="minorBidi" w:hAnsiTheme="minorBidi" w:cstheme="minorBidi" w:hint="cs"/>
                <w:color w:val="000000"/>
                <w:sz w:val="20"/>
                <w:szCs w:val="20"/>
                <w:rtl/>
                <w:lang w:val="en-US" w:bidi="ar-QA"/>
              </w:rPr>
              <w:t xml:space="preserve"> </w:t>
            </w:r>
            <w:r w:rsidR="008A4F3E" w:rsidRPr="00E438CC">
              <w:rPr>
                <w:rFonts w:asciiTheme="minorBidi" w:hAnsiTheme="minorBidi" w:cstheme="minorBidi" w:hint="cs"/>
                <w:color w:val="000000"/>
                <w:sz w:val="20"/>
                <w:szCs w:val="20"/>
                <w:rtl/>
                <w:lang w:val="en-US" w:bidi="ar-QA"/>
              </w:rPr>
              <w:t>يعني</w:t>
            </w:r>
            <w:r w:rsidR="00E438CC" w:rsidRPr="00E438CC">
              <w:rPr>
                <w:rFonts w:asciiTheme="minorBidi" w:hAnsiTheme="minorBidi" w:cstheme="minorBidi"/>
                <w:color w:val="000000"/>
                <w:sz w:val="20"/>
                <w:szCs w:val="20"/>
                <w:rtl/>
                <w:lang w:val="en-US" w:bidi="ar-QA"/>
              </w:rPr>
              <w:t xml:space="preserve"> فيما يتعلق </w:t>
            </w:r>
            <w:r w:rsidR="009B31C0">
              <w:rPr>
                <w:rFonts w:asciiTheme="minorBidi" w:hAnsiTheme="minorBidi" w:cstheme="minorBidi" w:hint="cs"/>
                <w:color w:val="000000"/>
                <w:sz w:val="20"/>
                <w:szCs w:val="20"/>
                <w:rtl/>
                <w:lang w:val="en-US" w:bidi="ar-QA"/>
              </w:rPr>
              <w:t>بالمشارك</w:t>
            </w:r>
            <w:r w:rsidR="00E438CC" w:rsidRPr="00E438CC">
              <w:rPr>
                <w:rFonts w:asciiTheme="minorBidi" w:hAnsiTheme="minorBidi" w:cstheme="minorBidi"/>
                <w:color w:val="000000"/>
                <w:sz w:val="20"/>
                <w:szCs w:val="20"/>
                <w:rtl/>
                <w:lang w:val="en-US" w:bidi="ar-QA"/>
              </w:rPr>
              <w:t xml:space="preserve">، الفرد الذي هو الوالد البيولوجي أو المتبني </w:t>
            </w:r>
            <w:r w:rsidR="009B6CDD">
              <w:rPr>
                <w:rFonts w:asciiTheme="minorBidi" w:hAnsiTheme="minorBidi" w:cstheme="minorBidi" w:hint="cs"/>
                <w:color w:val="000000"/>
                <w:sz w:val="20"/>
                <w:szCs w:val="20"/>
                <w:rtl/>
                <w:lang w:val="en-US" w:bidi="ar-QA"/>
              </w:rPr>
              <w:t>للمشارك</w:t>
            </w:r>
            <w:r w:rsidR="00E438CC" w:rsidRPr="00E438CC">
              <w:rPr>
                <w:rFonts w:asciiTheme="minorBidi" w:hAnsiTheme="minorBidi" w:cstheme="minorBidi"/>
                <w:color w:val="000000"/>
                <w:sz w:val="20"/>
                <w:szCs w:val="20"/>
                <w:rtl/>
                <w:lang w:val="en-US" w:bidi="ar-QA"/>
              </w:rPr>
              <w:t xml:space="preserve">، أو أي شخص تم تعيينه حسب الأصول بموجب القانون أو أمر من المحكمة مع السلطة والمسؤولية القانونية للتصرف نيابة عن </w:t>
            </w:r>
            <w:r w:rsidR="009B6CDD">
              <w:rPr>
                <w:rFonts w:asciiTheme="minorBidi" w:hAnsiTheme="minorBidi" w:cstheme="minorBidi" w:hint="cs"/>
                <w:color w:val="000000"/>
                <w:sz w:val="20"/>
                <w:szCs w:val="20"/>
                <w:rtl/>
                <w:lang w:val="en-US" w:bidi="ar-QA"/>
              </w:rPr>
              <w:t>المشارك</w:t>
            </w:r>
            <w:r w:rsidR="00E438CC" w:rsidRPr="00E438CC">
              <w:rPr>
                <w:rFonts w:asciiTheme="minorBidi" w:hAnsiTheme="minorBidi" w:cstheme="minorBidi"/>
                <w:color w:val="000000"/>
                <w:sz w:val="20"/>
                <w:szCs w:val="20"/>
                <w:rtl/>
                <w:lang w:val="en-US" w:bidi="ar-QA"/>
              </w:rPr>
              <w:t>.</w:t>
            </w:r>
          </w:p>
        </w:tc>
      </w:tr>
      <w:tr w:rsidR="000E58E7" w14:paraId="731A2AC2" w14:textId="77777777" w:rsidTr="00BE1178">
        <w:tc>
          <w:tcPr>
            <w:tcW w:w="4770" w:type="dxa"/>
          </w:tcPr>
          <w:p w14:paraId="6F596E89" w14:textId="4C866AA5" w:rsidR="00D13F07" w:rsidRPr="00D13F07" w:rsidRDefault="00E438CC" w:rsidP="00CC3DEE">
            <w:pPr>
              <w:spacing w:before="120" w:after="120"/>
              <w:jc w:val="both"/>
              <w:rPr>
                <w:rFonts w:ascii="Calibri" w:hAnsi="Calibri" w:cs="Calibri"/>
                <w:sz w:val="20"/>
                <w:szCs w:val="20"/>
              </w:rPr>
            </w:pPr>
            <w:r w:rsidRPr="001143F8">
              <w:rPr>
                <w:rFonts w:ascii="Calibri" w:hAnsi="Calibri" w:cs="Calibri"/>
                <w:sz w:val="20"/>
                <w:szCs w:val="20"/>
              </w:rPr>
              <w:t>“</w:t>
            </w:r>
            <w:r w:rsidRPr="001143F8">
              <w:rPr>
                <w:rFonts w:ascii="Calibri" w:hAnsi="Calibri" w:cs="Calibri"/>
                <w:b/>
                <w:bCs/>
                <w:sz w:val="20"/>
                <w:szCs w:val="20"/>
              </w:rPr>
              <w:t>Participant</w:t>
            </w:r>
            <w:r w:rsidRPr="001143F8">
              <w:rPr>
                <w:rFonts w:ascii="Calibri" w:hAnsi="Calibri" w:cs="Calibri"/>
                <w:sz w:val="20"/>
                <w:szCs w:val="20"/>
              </w:rPr>
              <w:t xml:space="preserve">” means any individual </w:t>
            </w:r>
            <w:r w:rsidR="003B66E4">
              <w:rPr>
                <w:rFonts w:ascii="Calibri" w:hAnsi="Calibri" w:cs="Calibri"/>
                <w:sz w:val="20"/>
                <w:szCs w:val="20"/>
              </w:rPr>
              <w:t>under the age of eighteen (18) years who has been selected</w:t>
            </w:r>
            <w:r w:rsidR="005B2CEE">
              <w:rPr>
                <w:rFonts w:ascii="Calibri" w:hAnsi="Calibri" w:cs="Calibri"/>
                <w:sz w:val="20"/>
                <w:szCs w:val="20"/>
              </w:rPr>
              <w:t xml:space="preserve"> by SC</w:t>
            </w:r>
            <w:r w:rsidR="003B66E4">
              <w:rPr>
                <w:rFonts w:ascii="Calibri" w:hAnsi="Calibri" w:cs="Calibri"/>
                <w:sz w:val="20"/>
                <w:szCs w:val="20"/>
              </w:rPr>
              <w:t xml:space="preserve"> to </w:t>
            </w:r>
            <w:r w:rsidRPr="001143F8">
              <w:rPr>
                <w:rFonts w:ascii="Calibri" w:hAnsi="Calibri" w:cs="Calibri"/>
                <w:sz w:val="20"/>
                <w:szCs w:val="20"/>
              </w:rPr>
              <w:t>take part in the</w:t>
            </w:r>
            <w:r w:rsidR="005773DD">
              <w:rPr>
                <w:rFonts w:ascii="Calibri" w:hAnsi="Calibri" w:cs="Calibri"/>
                <w:sz w:val="20"/>
                <w:szCs w:val="20"/>
              </w:rPr>
              <w:t xml:space="preserve"> Youth Programme</w:t>
            </w:r>
            <w:r w:rsidR="003B66E4">
              <w:rPr>
                <w:rFonts w:ascii="Calibri" w:hAnsi="Calibri" w:cs="Calibri"/>
                <w:sz w:val="20"/>
                <w:szCs w:val="20"/>
              </w:rPr>
              <w:t>.</w:t>
            </w:r>
          </w:p>
        </w:tc>
        <w:tc>
          <w:tcPr>
            <w:tcW w:w="4855" w:type="dxa"/>
          </w:tcPr>
          <w:p w14:paraId="54F26BB0" w14:textId="15B5A8CD" w:rsidR="003944B4" w:rsidRPr="00CC3DEE" w:rsidRDefault="00CC3DEE" w:rsidP="00CC3DEE">
            <w:pPr>
              <w:bidi/>
              <w:spacing w:before="120" w:after="120"/>
              <w:rPr>
                <w:rFonts w:asciiTheme="minorBidi" w:hAnsiTheme="minorBidi" w:cs="Arial"/>
                <w:color w:val="000000"/>
                <w:sz w:val="20"/>
                <w:szCs w:val="20"/>
                <w:rtl/>
                <w:lang w:bidi="ar-QA"/>
              </w:rPr>
            </w:pPr>
            <w:r>
              <w:rPr>
                <w:rFonts w:asciiTheme="minorBidi" w:hAnsiTheme="minorBidi" w:hint="cs"/>
                <w:color w:val="000000"/>
                <w:sz w:val="20"/>
                <w:szCs w:val="20"/>
                <w:rtl/>
                <w:lang w:bidi="ar-QA"/>
              </w:rPr>
              <w:t>"</w:t>
            </w:r>
            <w:r w:rsidR="00E438CC" w:rsidRPr="003944B4">
              <w:rPr>
                <w:rFonts w:asciiTheme="minorBidi" w:hAnsiTheme="minorBidi"/>
                <w:b/>
                <w:bCs/>
                <w:color w:val="000000"/>
                <w:sz w:val="20"/>
                <w:szCs w:val="20"/>
                <w:rtl/>
                <w:lang w:bidi="ar-QA"/>
              </w:rPr>
              <w:t>المشارك</w:t>
            </w:r>
            <w:r>
              <w:rPr>
                <w:rFonts w:asciiTheme="minorBidi" w:hAnsiTheme="minorBidi" w:hint="cs"/>
                <w:color w:val="000000"/>
                <w:sz w:val="20"/>
                <w:szCs w:val="20"/>
                <w:rtl/>
                <w:lang w:bidi="ar-QA"/>
              </w:rPr>
              <w:t xml:space="preserve">" </w:t>
            </w:r>
            <w:r w:rsidR="00E438CC" w:rsidRPr="003944B4">
              <w:rPr>
                <w:rFonts w:asciiTheme="minorBidi" w:hAnsiTheme="minorBidi"/>
                <w:color w:val="000000"/>
                <w:sz w:val="20"/>
                <w:szCs w:val="20"/>
                <w:rtl/>
                <w:lang w:bidi="ar-QA"/>
              </w:rPr>
              <w:t>يعني أي فرد</w:t>
            </w:r>
            <w:r w:rsidR="009B6CDD" w:rsidRPr="00E87AAC">
              <w:rPr>
                <w:sz w:val="20"/>
                <w:szCs w:val="20"/>
                <w:rtl/>
              </w:rPr>
              <w:t xml:space="preserve"> </w:t>
            </w:r>
            <w:r w:rsidR="009B6CDD" w:rsidRPr="003944B4">
              <w:rPr>
                <w:rFonts w:asciiTheme="minorBidi" w:hAnsiTheme="minorBidi" w:cs="Arial" w:hint="cs"/>
                <w:color w:val="000000"/>
                <w:sz w:val="20"/>
                <w:szCs w:val="20"/>
                <w:rtl/>
                <w:lang w:bidi="ar-QA"/>
              </w:rPr>
              <w:t>يقل</w:t>
            </w:r>
            <w:r w:rsidR="009B6CDD"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عمره</w:t>
            </w:r>
            <w:r w:rsidR="009B6CDD"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عن</w:t>
            </w:r>
            <w:r w:rsidR="009B6CDD"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ثمانية</w:t>
            </w:r>
            <w:r w:rsidR="009B6CDD"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عشر</w:t>
            </w:r>
            <w:r w:rsidR="009B6CDD" w:rsidRPr="003944B4">
              <w:rPr>
                <w:rFonts w:asciiTheme="minorBidi" w:hAnsiTheme="minorBidi" w:cs="Arial"/>
                <w:color w:val="000000"/>
                <w:sz w:val="20"/>
                <w:szCs w:val="20"/>
                <w:rtl/>
                <w:lang w:bidi="ar-QA"/>
              </w:rPr>
              <w:t xml:space="preserve"> (18) </w:t>
            </w:r>
            <w:r w:rsidR="009B6CDD" w:rsidRPr="003944B4">
              <w:rPr>
                <w:rFonts w:asciiTheme="minorBidi" w:hAnsiTheme="minorBidi" w:cs="Arial" w:hint="cs"/>
                <w:color w:val="000000"/>
                <w:sz w:val="20"/>
                <w:szCs w:val="20"/>
                <w:rtl/>
                <w:lang w:bidi="ar-QA"/>
              </w:rPr>
              <w:t>عامًا</w:t>
            </w:r>
            <w:r w:rsidR="009B6CDD"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تم</w:t>
            </w:r>
            <w:r w:rsidR="009B6CDD" w:rsidRPr="003944B4">
              <w:rPr>
                <w:rFonts w:asciiTheme="minorBidi" w:hAnsiTheme="minorBidi" w:cs="Arial"/>
                <w:color w:val="000000"/>
                <w:sz w:val="20"/>
                <w:szCs w:val="20"/>
                <w:rtl/>
                <w:lang w:bidi="ar-QA"/>
              </w:rPr>
              <w:t xml:space="preserve"> </w:t>
            </w:r>
            <w:r w:rsidR="003944B4" w:rsidRPr="003944B4">
              <w:rPr>
                <w:rFonts w:asciiTheme="minorBidi" w:hAnsiTheme="minorBidi" w:cs="Arial" w:hint="cs"/>
                <w:color w:val="000000"/>
                <w:sz w:val="20"/>
                <w:szCs w:val="20"/>
                <w:rtl/>
                <w:lang w:bidi="ar-QA"/>
              </w:rPr>
              <w:t>اختياره</w:t>
            </w:r>
            <w:r w:rsidR="003944B4" w:rsidRPr="003944B4">
              <w:rPr>
                <w:rFonts w:asciiTheme="minorBidi" w:hAnsiTheme="minorBidi" w:cs="Arial"/>
                <w:color w:val="000000"/>
                <w:sz w:val="20"/>
                <w:szCs w:val="20"/>
                <w:rtl/>
                <w:lang w:bidi="ar-QA"/>
              </w:rPr>
              <w:t xml:space="preserve"> </w:t>
            </w:r>
            <w:r w:rsidR="003944B4" w:rsidRPr="003944B4">
              <w:rPr>
                <w:rFonts w:asciiTheme="minorBidi" w:hAnsiTheme="minorBidi" w:cs="Arial" w:hint="cs"/>
                <w:color w:val="000000"/>
                <w:sz w:val="20"/>
                <w:szCs w:val="20"/>
                <w:rtl/>
                <w:lang w:bidi="ar-QA"/>
              </w:rPr>
              <w:t>من</w:t>
            </w:r>
            <w:r w:rsidR="003944B4" w:rsidRPr="003944B4">
              <w:rPr>
                <w:rFonts w:asciiTheme="minorBidi" w:hAnsiTheme="minorBidi" w:cs="Arial"/>
                <w:color w:val="000000"/>
                <w:sz w:val="20"/>
                <w:szCs w:val="20"/>
                <w:rtl/>
                <w:lang w:bidi="ar-QA"/>
              </w:rPr>
              <w:t xml:space="preserve"> </w:t>
            </w:r>
            <w:r w:rsidR="003944B4" w:rsidRPr="003944B4">
              <w:rPr>
                <w:rFonts w:asciiTheme="minorBidi" w:hAnsiTheme="minorBidi" w:cs="Arial" w:hint="cs"/>
                <w:color w:val="000000"/>
                <w:sz w:val="20"/>
                <w:szCs w:val="20"/>
                <w:rtl/>
                <w:lang w:bidi="ar-QA"/>
              </w:rPr>
              <w:t>قبل</w:t>
            </w:r>
            <w:r w:rsidR="003944B4" w:rsidRPr="00E87AAC">
              <w:rPr>
                <w:sz w:val="20"/>
                <w:szCs w:val="20"/>
                <w:rtl/>
              </w:rPr>
              <w:t xml:space="preserve"> </w:t>
            </w:r>
            <w:r w:rsidR="003944B4" w:rsidRPr="003944B4">
              <w:rPr>
                <w:rFonts w:asciiTheme="minorBidi" w:hAnsiTheme="minorBidi" w:cs="Arial" w:hint="cs"/>
                <w:color w:val="000000"/>
                <w:sz w:val="20"/>
                <w:szCs w:val="20"/>
                <w:rtl/>
                <w:lang w:bidi="ar-QA"/>
              </w:rPr>
              <w:t>اللجنة</w:t>
            </w:r>
            <w:r w:rsidR="003944B4" w:rsidRPr="003944B4">
              <w:rPr>
                <w:rFonts w:asciiTheme="minorBidi" w:hAnsiTheme="minorBidi" w:cs="Arial"/>
                <w:color w:val="000000"/>
                <w:sz w:val="20"/>
                <w:szCs w:val="20"/>
                <w:rtl/>
                <w:lang w:bidi="ar-QA"/>
              </w:rPr>
              <w:t xml:space="preserve"> </w:t>
            </w:r>
            <w:r w:rsidR="003944B4" w:rsidRPr="003944B4">
              <w:rPr>
                <w:rFonts w:asciiTheme="minorBidi" w:hAnsiTheme="minorBidi" w:cs="Arial" w:hint="cs"/>
                <w:color w:val="000000"/>
                <w:sz w:val="20"/>
                <w:szCs w:val="20"/>
                <w:rtl/>
                <w:lang w:bidi="ar-QA"/>
              </w:rPr>
              <w:t>العليا</w:t>
            </w:r>
            <w:r w:rsidR="003944B4" w:rsidRPr="003944B4">
              <w:rPr>
                <w:rFonts w:asciiTheme="minorBidi" w:hAnsiTheme="minorBidi" w:cs="Arial"/>
                <w:color w:val="000000"/>
                <w:sz w:val="20"/>
                <w:szCs w:val="20"/>
                <w:rtl/>
                <w:lang w:bidi="ar-QA"/>
              </w:rPr>
              <w:t xml:space="preserve"> </w:t>
            </w:r>
            <w:r w:rsidR="003944B4" w:rsidRPr="003944B4">
              <w:rPr>
                <w:rFonts w:asciiTheme="minorBidi" w:hAnsiTheme="minorBidi" w:cs="Arial" w:hint="cs"/>
                <w:color w:val="000000"/>
                <w:sz w:val="20"/>
                <w:szCs w:val="20"/>
                <w:rtl/>
                <w:lang w:bidi="ar-QA"/>
              </w:rPr>
              <w:t>للمشاريع</w:t>
            </w:r>
            <w:r w:rsidR="003944B4" w:rsidRPr="003944B4">
              <w:rPr>
                <w:rFonts w:asciiTheme="minorBidi" w:hAnsiTheme="minorBidi" w:cs="Arial"/>
                <w:color w:val="000000"/>
                <w:sz w:val="20"/>
                <w:szCs w:val="20"/>
                <w:rtl/>
                <w:lang w:bidi="ar-QA"/>
              </w:rPr>
              <w:t xml:space="preserve"> </w:t>
            </w:r>
            <w:r w:rsidR="003944B4" w:rsidRPr="003944B4">
              <w:rPr>
                <w:rFonts w:asciiTheme="minorBidi" w:hAnsiTheme="minorBidi" w:cs="Arial" w:hint="cs"/>
                <w:color w:val="000000"/>
                <w:sz w:val="20"/>
                <w:szCs w:val="20"/>
                <w:rtl/>
                <w:lang w:bidi="ar-QA"/>
              </w:rPr>
              <w:t>والإرث</w:t>
            </w:r>
            <w:r w:rsidR="003944B4"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للمشاركة</w:t>
            </w:r>
            <w:r w:rsidR="009B6CDD" w:rsidRPr="003944B4">
              <w:rPr>
                <w:rFonts w:asciiTheme="minorBidi" w:hAnsiTheme="minorBidi" w:cs="Arial"/>
                <w:color w:val="000000"/>
                <w:sz w:val="20"/>
                <w:szCs w:val="20"/>
                <w:rtl/>
                <w:lang w:bidi="ar-QA"/>
              </w:rPr>
              <w:t xml:space="preserve"> </w:t>
            </w:r>
            <w:r w:rsidR="009B6CDD" w:rsidRPr="003944B4">
              <w:rPr>
                <w:rFonts w:asciiTheme="minorBidi" w:hAnsiTheme="minorBidi" w:cs="Arial" w:hint="cs"/>
                <w:color w:val="000000"/>
                <w:sz w:val="20"/>
                <w:szCs w:val="20"/>
                <w:rtl/>
                <w:lang w:bidi="ar-QA"/>
              </w:rPr>
              <w:t>في</w:t>
            </w:r>
            <w:r w:rsidR="009B6CDD" w:rsidRPr="003944B4">
              <w:rPr>
                <w:rFonts w:asciiTheme="minorBidi" w:hAnsiTheme="minorBidi" w:cs="Arial"/>
                <w:color w:val="000000"/>
                <w:sz w:val="20"/>
                <w:szCs w:val="20"/>
                <w:rtl/>
                <w:lang w:bidi="ar-QA"/>
              </w:rPr>
              <w:t xml:space="preserve"> </w:t>
            </w:r>
            <w:r w:rsidR="005773DD" w:rsidRPr="005773DD">
              <w:rPr>
                <w:rFonts w:asciiTheme="minorBidi" w:hAnsiTheme="minorBidi" w:cs="Arial" w:hint="cs"/>
                <w:color w:val="000000"/>
                <w:sz w:val="20"/>
                <w:szCs w:val="20"/>
                <w:rtl/>
                <w:lang w:bidi="ar-QA"/>
              </w:rPr>
              <w:t>برنامج</w:t>
            </w:r>
            <w:r w:rsidR="005773DD" w:rsidRPr="005773DD">
              <w:rPr>
                <w:rFonts w:asciiTheme="minorBidi" w:hAnsiTheme="minorBidi" w:cs="Arial"/>
                <w:color w:val="000000"/>
                <w:sz w:val="20"/>
                <w:szCs w:val="20"/>
                <w:rtl/>
                <w:lang w:bidi="ar-QA"/>
              </w:rPr>
              <w:t xml:space="preserve"> </w:t>
            </w:r>
            <w:r w:rsidR="005773DD" w:rsidRPr="005773DD">
              <w:rPr>
                <w:rFonts w:asciiTheme="minorBidi" w:hAnsiTheme="minorBidi" w:cs="Arial" w:hint="cs"/>
                <w:color w:val="000000"/>
                <w:sz w:val="20"/>
                <w:szCs w:val="20"/>
                <w:rtl/>
                <w:lang w:bidi="ar-QA"/>
              </w:rPr>
              <w:t>الشباب</w:t>
            </w:r>
            <w:r w:rsidR="009B6CDD" w:rsidRPr="003944B4">
              <w:rPr>
                <w:rFonts w:asciiTheme="minorBidi" w:hAnsiTheme="minorBidi" w:cs="Arial"/>
                <w:color w:val="000000"/>
                <w:sz w:val="20"/>
                <w:szCs w:val="20"/>
                <w:rtl/>
                <w:lang w:bidi="ar-QA"/>
              </w:rPr>
              <w:t>.</w:t>
            </w:r>
          </w:p>
        </w:tc>
      </w:tr>
      <w:tr w:rsidR="00CC3DEE" w14:paraId="7401911E" w14:textId="77777777" w:rsidTr="00BE1178">
        <w:tc>
          <w:tcPr>
            <w:tcW w:w="4770" w:type="dxa"/>
          </w:tcPr>
          <w:p w14:paraId="43253DF0" w14:textId="27CB4AFD" w:rsidR="00CC3DEE" w:rsidRPr="001143F8" w:rsidRDefault="00CC3DEE" w:rsidP="0036174C">
            <w:pPr>
              <w:spacing w:before="120" w:after="120"/>
              <w:jc w:val="both"/>
              <w:rPr>
                <w:rFonts w:ascii="Calibri" w:hAnsi="Calibri" w:cs="Calibri"/>
                <w:sz w:val="20"/>
                <w:szCs w:val="20"/>
              </w:rPr>
            </w:pPr>
            <w:r>
              <w:rPr>
                <w:rFonts w:ascii="Calibri" w:hAnsi="Calibri" w:cs="Calibri"/>
                <w:sz w:val="20"/>
                <w:szCs w:val="20"/>
              </w:rPr>
              <w:t>“</w:t>
            </w:r>
            <w:r>
              <w:rPr>
                <w:rFonts w:ascii="Calibri" w:hAnsi="Calibri" w:cs="Calibri"/>
                <w:b/>
                <w:bCs/>
                <w:sz w:val="20"/>
                <w:szCs w:val="20"/>
              </w:rPr>
              <w:t>Participation</w:t>
            </w:r>
            <w:r>
              <w:rPr>
                <w:rFonts w:ascii="Calibri" w:hAnsi="Calibri" w:cs="Calibri"/>
                <w:sz w:val="20"/>
                <w:szCs w:val="20"/>
              </w:rPr>
              <w:t xml:space="preserve">” means the Participant’s involvement in the Youth Programme in the role selected by SC and indicated in the “Type of Participation” section at the end of these Terms, being either </w:t>
            </w:r>
            <w:r w:rsidRPr="001143F8">
              <w:rPr>
                <w:rStyle w:val="FontStyle25"/>
                <w:b w:val="0"/>
                <w:bCs w:val="0"/>
                <w:sz w:val="20"/>
                <w:szCs w:val="20"/>
              </w:rPr>
              <w:t>Ball Crew</w:t>
            </w:r>
            <w:r>
              <w:rPr>
                <w:rStyle w:val="FontStyle25"/>
                <w:b w:val="0"/>
                <w:bCs w:val="0"/>
                <w:sz w:val="20"/>
                <w:szCs w:val="20"/>
              </w:rPr>
              <w:t>,</w:t>
            </w:r>
            <w:r>
              <w:rPr>
                <w:rStyle w:val="FontStyle25"/>
                <w:sz w:val="20"/>
                <w:szCs w:val="20"/>
              </w:rPr>
              <w:t xml:space="preserve"> </w:t>
            </w:r>
            <w:r w:rsidRPr="001143F8">
              <w:rPr>
                <w:rStyle w:val="FontStyle25"/>
                <w:b w:val="0"/>
                <w:bCs w:val="0"/>
                <w:sz w:val="20"/>
                <w:szCs w:val="20"/>
              </w:rPr>
              <w:t xml:space="preserve">Flag </w:t>
            </w:r>
            <w:r>
              <w:rPr>
                <w:rStyle w:val="FontStyle25"/>
                <w:b w:val="0"/>
                <w:bCs w:val="0"/>
                <w:sz w:val="20"/>
                <w:szCs w:val="20"/>
              </w:rPr>
              <w:t>Bearers, Campaign Flag Bearers, Match Ball Carriers, Coin Toss Assistants, and</w:t>
            </w:r>
            <w:r w:rsidRPr="001143F8">
              <w:rPr>
                <w:rStyle w:val="FontStyle25"/>
                <w:b w:val="0"/>
                <w:bCs w:val="0"/>
                <w:sz w:val="20"/>
                <w:szCs w:val="20"/>
              </w:rPr>
              <w:t xml:space="preserve"> </w:t>
            </w:r>
            <w:r>
              <w:rPr>
                <w:rStyle w:val="FontStyle25"/>
                <w:b w:val="0"/>
                <w:bCs w:val="0"/>
                <w:sz w:val="20"/>
                <w:szCs w:val="20"/>
              </w:rPr>
              <w:t>Player Escort Kids (PEK).</w:t>
            </w:r>
          </w:p>
        </w:tc>
        <w:tc>
          <w:tcPr>
            <w:tcW w:w="4855" w:type="dxa"/>
          </w:tcPr>
          <w:p w14:paraId="06C5F981" w14:textId="13C9C354" w:rsidR="00CC3DEE" w:rsidRPr="003944B4" w:rsidRDefault="00CC3DEE" w:rsidP="00CC3DEE">
            <w:pPr>
              <w:bidi/>
              <w:spacing w:before="120" w:after="120"/>
              <w:jc w:val="both"/>
              <w:rPr>
                <w:rFonts w:asciiTheme="minorBidi" w:hAnsiTheme="minorBidi"/>
                <w:color w:val="000000"/>
                <w:sz w:val="20"/>
                <w:szCs w:val="20"/>
                <w:rtl/>
                <w:lang w:bidi="ar-QA"/>
              </w:rPr>
            </w:pPr>
            <w:r w:rsidRPr="00E87AAC">
              <w:rPr>
                <w:rFonts w:asciiTheme="minorBidi" w:hAnsiTheme="minorBidi"/>
                <w:sz w:val="20"/>
                <w:szCs w:val="20"/>
                <w:rtl/>
                <w:lang w:bidi="ar-QA"/>
              </w:rPr>
              <w:t>"</w:t>
            </w:r>
            <w:r w:rsidRPr="00E87AAC">
              <w:rPr>
                <w:rFonts w:asciiTheme="minorBidi" w:hAnsiTheme="minorBidi" w:hint="eastAsia"/>
                <w:b/>
                <w:bCs/>
                <w:sz w:val="20"/>
                <w:szCs w:val="20"/>
                <w:rtl/>
                <w:lang w:bidi="ar-QA"/>
              </w:rPr>
              <w:t>المشاركة</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يعني</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مشاركة</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المشارك</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في</w:t>
            </w:r>
            <w:r w:rsidRPr="00E87AAC">
              <w:rPr>
                <w:rFonts w:asciiTheme="minorBidi" w:hAnsiTheme="minorBidi"/>
                <w:sz w:val="20"/>
                <w:szCs w:val="20"/>
                <w:rtl/>
                <w:lang w:bidi="ar-QA"/>
              </w:rPr>
              <w:t xml:space="preserve"> </w:t>
            </w:r>
            <w:r w:rsidRPr="005773DD">
              <w:rPr>
                <w:rFonts w:asciiTheme="minorBidi" w:hAnsiTheme="minorBidi" w:cs="Arial" w:hint="cs"/>
                <w:sz w:val="20"/>
                <w:szCs w:val="20"/>
                <w:rtl/>
                <w:lang w:bidi="ar-QA"/>
              </w:rPr>
              <w:t>برنامج</w:t>
            </w:r>
            <w:r w:rsidRPr="005773DD">
              <w:rPr>
                <w:rFonts w:asciiTheme="minorBidi" w:hAnsiTheme="minorBidi" w:cs="Arial"/>
                <w:sz w:val="20"/>
                <w:szCs w:val="20"/>
                <w:rtl/>
                <w:lang w:bidi="ar-QA"/>
              </w:rPr>
              <w:t xml:space="preserve"> </w:t>
            </w:r>
            <w:r w:rsidRPr="005773DD">
              <w:rPr>
                <w:rFonts w:asciiTheme="minorBidi" w:hAnsiTheme="minorBidi" w:cs="Arial" w:hint="cs"/>
                <w:sz w:val="20"/>
                <w:szCs w:val="20"/>
                <w:rtl/>
                <w:lang w:bidi="ar-QA"/>
              </w:rPr>
              <w:t>الشباب</w:t>
            </w:r>
            <w:r w:rsidRPr="005773DD">
              <w:rPr>
                <w:rFonts w:asciiTheme="minorBidi" w:hAnsiTheme="minorBidi" w:cs="Arial" w:hint="eastAsia"/>
                <w:sz w:val="20"/>
                <w:szCs w:val="20"/>
                <w:rtl/>
                <w:lang w:bidi="ar-QA"/>
              </w:rPr>
              <w:t xml:space="preserve"> </w:t>
            </w:r>
            <w:r w:rsidRPr="00E87AAC">
              <w:rPr>
                <w:rFonts w:asciiTheme="minorBidi" w:hAnsiTheme="minorBidi" w:hint="eastAsia"/>
                <w:sz w:val="20"/>
                <w:szCs w:val="20"/>
                <w:rtl/>
                <w:lang w:bidi="ar-QA"/>
              </w:rPr>
              <w:t>في</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الدور</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الذي</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تختاره</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اللجنة</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والمشار</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إليه</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في</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قسم</w:t>
            </w:r>
            <w:r w:rsidRPr="00E87AAC">
              <w:rPr>
                <w:rFonts w:asciiTheme="minorBidi" w:hAnsiTheme="minorBidi"/>
                <w:sz w:val="20"/>
                <w:szCs w:val="20"/>
                <w:rtl/>
                <w:lang w:bidi="ar-QA"/>
              </w:rPr>
              <w:t xml:space="preserve"> "</w:t>
            </w:r>
            <w:r w:rsidR="000212A1">
              <w:rPr>
                <w:rFonts w:asciiTheme="minorBidi" w:hAnsiTheme="minorBidi" w:hint="cs"/>
                <w:sz w:val="20"/>
                <w:szCs w:val="20"/>
                <w:rtl/>
                <w:lang w:bidi="ar-QA"/>
              </w:rPr>
              <w:t>نوع</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المشاركة</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في</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نهاية</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هذه</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الشروط،</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سواء</w:t>
            </w:r>
            <w:r w:rsidRPr="00E87AAC">
              <w:rPr>
                <w:rFonts w:asciiTheme="minorBidi" w:hAnsiTheme="minorBidi"/>
                <w:sz w:val="20"/>
                <w:szCs w:val="20"/>
                <w:rtl/>
                <w:lang w:bidi="ar-QA"/>
              </w:rPr>
              <w:t xml:space="preserve"> </w:t>
            </w:r>
            <w:r w:rsidRPr="00E87AAC">
              <w:rPr>
                <w:rFonts w:asciiTheme="minorBidi" w:hAnsiTheme="minorBidi" w:hint="eastAsia"/>
                <w:sz w:val="20"/>
                <w:szCs w:val="20"/>
                <w:rtl/>
                <w:lang w:bidi="ar-QA"/>
              </w:rPr>
              <w:t>كان</w:t>
            </w:r>
            <w:r>
              <w:rPr>
                <w:rFonts w:asciiTheme="minorBidi" w:hAnsiTheme="minorBidi" w:hint="cs"/>
                <w:sz w:val="20"/>
                <w:szCs w:val="20"/>
                <w:rtl/>
                <w:lang w:bidi="ar-QA"/>
              </w:rPr>
              <w:t xml:space="preserve"> </w:t>
            </w:r>
            <w:r w:rsidRPr="00E87AAC">
              <w:rPr>
                <w:rStyle w:val="FontStyle25"/>
                <w:rFonts w:asciiTheme="minorBidi" w:hAnsiTheme="minorBidi" w:cstheme="minorBidi" w:hint="cs"/>
                <w:b w:val="0"/>
                <w:bCs w:val="0"/>
                <w:sz w:val="20"/>
                <w:szCs w:val="20"/>
                <w:rtl/>
                <w:lang w:bidi="ar-QA"/>
              </w:rPr>
              <w:t>طاقم</w:t>
            </w:r>
            <w:r w:rsidRPr="00E87AAC">
              <w:rPr>
                <w:rStyle w:val="FontStyle25"/>
                <w:rFonts w:asciiTheme="minorBidi" w:hAnsiTheme="minorBidi" w:cstheme="minorBidi"/>
                <w:b w:val="0"/>
                <w:bCs w:val="0"/>
                <w:sz w:val="20"/>
                <w:szCs w:val="20"/>
                <w:rtl/>
              </w:rPr>
              <w:t xml:space="preserve"> </w:t>
            </w:r>
            <w:r w:rsidRPr="00E87AAC">
              <w:rPr>
                <w:rStyle w:val="FontStyle25"/>
                <w:rFonts w:asciiTheme="minorBidi" w:hAnsiTheme="minorBidi" w:cstheme="minorBidi"/>
                <w:b w:val="0"/>
                <w:bCs w:val="0"/>
                <w:sz w:val="20"/>
                <w:szCs w:val="20"/>
                <w:rtl/>
                <w:lang w:bidi="ar-QA"/>
              </w:rPr>
              <w:t>الكرة</w:t>
            </w:r>
            <w:r w:rsidRPr="00E87AAC">
              <w:rPr>
                <w:rStyle w:val="FontStyle25"/>
                <w:rFonts w:asciiTheme="minorBidi" w:hAnsiTheme="minorBidi" w:cstheme="minorBidi" w:hint="eastAsia"/>
                <w:b w:val="0"/>
                <w:bCs w:val="0"/>
                <w:sz w:val="20"/>
                <w:szCs w:val="20"/>
                <w:rtl/>
                <w:lang w:bidi="ar-QA"/>
              </w:rPr>
              <w:t>،</w:t>
            </w:r>
            <w:r>
              <w:rPr>
                <w:rStyle w:val="FontStyle25"/>
                <w:rFonts w:asciiTheme="minorBidi" w:hAnsiTheme="minorBidi" w:cstheme="minorBidi" w:hint="cs"/>
                <w:b w:val="0"/>
                <w:bCs w:val="0"/>
                <w:sz w:val="20"/>
                <w:szCs w:val="20"/>
                <w:rtl/>
                <w:lang w:bidi="ar-QA"/>
              </w:rPr>
              <w:t xml:space="preserve"> </w:t>
            </w:r>
            <w:r w:rsidRPr="00E87AAC">
              <w:rPr>
                <w:rStyle w:val="FontStyle25"/>
                <w:rFonts w:ascii="Arial" w:hAnsi="Arial" w:cs="Arial"/>
                <w:b w:val="0"/>
                <w:bCs w:val="0"/>
                <w:sz w:val="20"/>
                <w:szCs w:val="20"/>
                <w:rtl/>
                <w:lang w:bidi="ar-QA"/>
              </w:rPr>
              <w:t>حامل</w:t>
            </w:r>
            <w:r>
              <w:rPr>
                <w:rStyle w:val="FontStyle25"/>
                <w:rFonts w:ascii="Arial" w:hAnsi="Arial" w:cs="Arial" w:hint="cs"/>
                <w:b w:val="0"/>
                <w:bCs w:val="0"/>
                <w:sz w:val="20"/>
                <w:szCs w:val="20"/>
                <w:rtl/>
                <w:lang w:bidi="ar-QA"/>
              </w:rPr>
              <w:t>و الأ</w:t>
            </w:r>
            <w:r w:rsidRPr="00E87AAC">
              <w:rPr>
                <w:rStyle w:val="FontStyle25"/>
                <w:rFonts w:ascii="Arial" w:hAnsi="Arial" w:cs="Arial"/>
                <w:b w:val="0"/>
                <w:bCs w:val="0"/>
                <w:sz w:val="20"/>
                <w:szCs w:val="20"/>
                <w:rtl/>
                <w:lang w:bidi="ar-QA"/>
              </w:rPr>
              <w:t>عل</w:t>
            </w:r>
            <w:r>
              <w:rPr>
                <w:rStyle w:val="FontStyle25"/>
                <w:rFonts w:ascii="Arial" w:hAnsi="Arial" w:cs="Arial" w:hint="cs"/>
                <w:b w:val="0"/>
                <w:bCs w:val="0"/>
                <w:sz w:val="20"/>
                <w:szCs w:val="20"/>
                <w:rtl/>
                <w:lang w:bidi="ar-QA"/>
              </w:rPr>
              <w:t>ا</w:t>
            </w:r>
            <w:r w:rsidRPr="00E87AAC">
              <w:rPr>
                <w:rStyle w:val="FontStyle25"/>
                <w:rFonts w:ascii="Arial" w:hAnsi="Arial" w:cs="Arial"/>
                <w:b w:val="0"/>
                <w:bCs w:val="0"/>
                <w:sz w:val="20"/>
                <w:szCs w:val="20"/>
                <w:rtl/>
                <w:lang w:bidi="ar-QA"/>
              </w:rPr>
              <w:t>م</w:t>
            </w:r>
            <w:r>
              <w:rPr>
                <w:rStyle w:val="FontStyle25"/>
                <w:rFonts w:ascii="Arial" w:hAnsi="Arial" w:cs="Arial" w:hint="cs"/>
                <w:b w:val="0"/>
                <w:bCs w:val="0"/>
                <w:sz w:val="20"/>
                <w:szCs w:val="20"/>
                <w:rtl/>
                <w:lang w:bidi="ar-QA"/>
              </w:rPr>
              <w:t xml:space="preserve">، </w:t>
            </w:r>
            <w:r w:rsidRPr="00E87AAC">
              <w:rPr>
                <w:rStyle w:val="FontStyle25"/>
                <w:rFonts w:ascii="Arial" w:hAnsi="Arial" w:cs="Arial"/>
                <w:b w:val="0"/>
                <w:bCs w:val="0"/>
                <w:sz w:val="20"/>
                <w:szCs w:val="20"/>
                <w:rtl/>
                <w:lang w:bidi="ar-QA"/>
              </w:rPr>
              <w:t>حامل</w:t>
            </w:r>
            <w:r>
              <w:rPr>
                <w:rStyle w:val="FontStyle25"/>
                <w:rFonts w:ascii="Arial" w:hAnsi="Arial" w:cs="Arial" w:hint="cs"/>
                <w:b w:val="0"/>
                <w:bCs w:val="0"/>
                <w:sz w:val="20"/>
                <w:szCs w:val="20"/>
                <w:rtl/>
                <w:lang w:bidi="ar-QA"/>
              </w:rPr>
              <w:t xml:space="preserve">و اعلام </w:t>
            </w:r>
            <w:r w:rsidR="000212A1">
              <w:rPr>
                <w:rStyle w:val="FontStyle25"/>
                <w:rFonts w:ascii="Arial" w:hAnsi="Arial" w:cs="Arial" w:hint="cs"/>
                <w:b w:val="0"/>
                <w:bCs w:val="0"/>
                <w:sz w:val="20"/>
                <w:szCs w:val="20"/>
                <w:rtl/>
                <w:lang w:bidi="ar-QA"/>
              </w:rPr>
              <w:t>ا</w:t>
            </w:r>
            <w:r w:rsidR="004A63FD">
              <w:rPr>
                <w:rStyle w:val="FontStyle25"/>
                <w:rFonts w:ascii="Arial" w:hAnsi="Arial" w:cs="Arial" w:hint="cs"/>
                <w:b w:val="0"/>
                <w:bCs w:val="0"/>
                <w:sz w:val="20"/>
                <w:szCs w:val="20"/>
                <w:rtl/>
                <w:lang w:bidi="ar-QA"/>
              </w:rPr>
              <w:t>ل</w:t>
            </w:r>
            <w:r>
              <w:rPr>
                <w:rStyle w:val="FontStyle25"/>
                <w:rFonts w:ascii="Arial" w:hAnsi="Arial" w:cs="Arial" w:hint="cs"/>
                <w:b w:val="0"/>
                <w:bCs w:val="0"/>
                <w:sz w:val="20"/>
                <w:szCs w:val="20"/>
                <w:rtl/>
                <w:lang w:bidi="ar-QA"/>
              </w:rPr>
              <w:t>حملة،</w:t>
            </w:r>
            <w:r w:rsidRPr="00156ABC">
              <w:rPr>
                <w:rStyle w:val="FontStyle25"/>
                <w:rFonts w:ascii="Arial" w:hAnsi="Arial" w:cs="Arial"/>
                <w:sz w:val="20"/>
                <w:szCs w:val="20"/>
                <w:rtl/>
                <w:lang w:bidi="ar-QA"/>
              </w:rPr>
              <w:t xml:space="preserve"> </w:t>
            </w:r>
            <w:r w:rsidRPr="00B42DE9">
              <w:rPr>
                <w:rStyle w:val="FontStyle25"/>
                <w:rFonts w:ascii="Arial" w:hAnsi="Arial" w:cs="Arial" w:hint="cs"/>
                <w:b w:val="0"/>
                <w:bCs w:val="0"/>
                <w:sz w:val="20"/>
                <w:szCs w:val="20"/>
                <w:rtl/>
                <w:lang w:bidi="ar-QA"/>
              </w:rPr>
              <w:t>حاملو كرة المباراة</w:t>
            </w:r>
            <w:r>
              <w:rPr>
                <w:rStyle w:val="FontStyle25"/>
                <w:rFonts w:ascii="Arial" w:hAnsi="Arial" w:cs="Arial" w:hint="cs"/>
                <w:b w:val="0"/>
                <w:bCs w:val="0"/>
                <w:sz w:val="20"/>
                <w:szCs w:val="20"/>
                <w:rtl/>
                <w:lang w:bidi="ar-QA"/>
              </w:rPr>
              <w:t>،</w:t>
            </w:r>
            <w:r w:rsidRPr="00156ABC">
              <w:rPr>
                <w:rStyle w:val="FontStyle25"/>
                <w:rFonts w:ascii="Arial" w:hAnsi="Arial" w:cs="Arial"/>
                <w:sz w:val="20"/>
                <w:szCs w:val="20"/>
                <w:rtl/>
              </w:rPr>
              <w:t xml:space="preserve"> </w:t>
            </w:r>
            <w:r>
              <w:rPr>
                <w:rStyle w:val="FontStyle25"/>
                <w:rFonts w:ascii="Arial" w:hAnsi="Arial" w:cs="Arial" w:hint="cs"/>
                <w:b w:val="0"/>
                <w:bCs w:val="0"/>
                <w:sz w:val="20"/>
                <w:szCs w:val="20"/>
                <w:rtl/>
                <w:lang w:bidi="ar-QA"/>
              </w:rPr>
              <w:t>مساعدو رمي العملة،</w:t>
            </w:r>
            <w:r w:rsidRPr="00E87AAC">
              <w:rPr>
                <w:rStyle w:val="FontStyle25"/>
                <w:rFonts w:ascii="Arial" w:hAnsi="Arial" w:cs="Arial"/>
                <w:b w:val="0"/>
                <w:bCs w:val="0"/>
                <w:sz w:val="20"/>
                <w:szCs w:val="20"/>
                <w:rtl/>
              </w:rPr>
              <w:t xml:space="preserve"> </w:t>
            </w:r>
            <w:r>
              <w:rPr>
                <w:rStyle w:val="FontStyle25"/>
                <w:rFonts w:ascii="Arial" w:hAnsi="Arial" w:cs="Arial" w:hint="cs"/>
                <w:b w:val="0"/>
                <w:bCs w:val="0"/>
                <w:sz w:val="20"/>
                <w:szCs w:val="20"/>
                <w:rtl/>
              </w:rPr>
              <w:t>مرافقو ال</w:t>
            </w:r>
            <w:r w:rsidR="004A63FD">
              <w:rPr>
                <w:rStyle w:val="FontStyle25"/>
                <w:rFonts w:ascii="Arial" w:hAnsi="Arial" w:cs="Arial" w:hint="cs"/>
                <w:b w:val="0"/>
                <w:bCs w:val="0"/>
                <w:sz w:val="20"/>
                <w:szCs w:val="20"/>
                <w:rtl/>
              </w:rPr>
              <w:t>لا</w:t>
            </w:r>
            <w:r>
              <w:rPr>
                <w:rStyle w:val="FontStyle25"/>
                <w:rFonts w:ascii="Arial" w:hAnsi="Arial" w:cs="Arial" w:hint="cs"/>
                <w:b w:val="0"/>
                <w:bCs w:val="0"/>
                <w:sz w:val="20"/>
                <w:szCs w:val="20"/>
                <w:rtl/>
              </w:rPr>
              <w:t>عب</w:t>
            </w:r>
            <w:r w:rsidR="004A63FD">
              <w:rPr>
                <w:rStyle w:val="FontStyle25"/>
                <w:rFonts w:ascii="Arial" w:hAnsi="Arial" w:cs="Arial" w:hint="cs"/>
                <w:b w:val="0"/>
                <w:bCs w:val="0"/>
                <w:sz w:val="20"/>
                <w:szCs w:val="20"/>
                <w:rtl/>
              </w:rPr>
              <w:t>ين</w:t>
            </w:r>
            <w:r>
              <w:rPr>
                <w:rStyle w:val="FontStyle25"/>
                <w:rFonts w:ascii="Arial" w:hAnsi="Arial" w:cs="Arial" w:hint="cs"/>
                <w:b w:val="0"/>
                <w:bCs w:val="0"/>
                <w:sz w:val="20"/>
                <w:szCs w:val="20"/>
                <w:rtl/>
              </w:rPr>
              <w:t>.</w:t>
            </w:r>
            <w:r w:rsidRPr="00E87AAC">
              <w:rPr>
                <w:rFonts w:asciiTheme="minorBidi" w:hAnsiTheme="minorBidi"/>
                <w:sz w:val="20"/>
                <w:szCs w:val="20"/>
                <w:rtl/>
                <w:lang w:bidi="ar-QA"/>
              </w:rPr>
              <w:t xml:space="preserve"> </w:t>
            </w:r>
            <w:r w:rsidRPr="00E87AAC">
              <w:rPr>
                <w:rStyle w:val="FontStyle25"/>
                <w:rFonts w:asciiTheme="minorBidi" w:hAnsiTheme="minorBidi" w:cstheme="minorBidi"/>
                <w:b w:val="0"/>
                <w:bCs w:val="0"/>
                <w:sz w:val="20"/>
                <w:szCs w:val="20"/>
                <w:rtl/>
                <w:lang w:bidi="ar-QA"/>
              </w:rPr>
              <w:t xml:space="preserve"> </w:t>
            </w:r>
          </w:p>
        </w:tc>
      </w:tr>
      <w:tr w:rsidR="00AE61F5" w14:paraId="7EDD20A3" w14:textId="77777777" w:rsidTr="00BE1178">
        <w:tc>
          <w:tcPr>
            <w:tcW w:w="4770" w:type="dxa"/>
          </w:tcPr>
          <w:p w14:paraId="433CDFB4" w14:textId="55023944" w:rsidR="00AE61F5" w:rsidRDefault="00AE61F5" w:rsidP="00AE61F5">
            <w:pPr>
              <w:spacing w:before="120" w:after="120"/>
              <w:jc w:val="both"/>
              <w:rPr>
                <w:rFonts w:ascii="Calibri" w:hAnsi="Calibri" w:cs="Calibri"/>
                <w:sz w:val="20"/>
                <w:szCs w:val="20"/>
              </w:rPr>
            </w:pPr>
            <w:r w:rsidRPr="00AE61F5">
              <w:rPr>
                <w:rFonts w:cs="Calibri"/>
                <w:b/>
                <w:bCs/>
                <w:sz w:val="20"/>
                <w:szCs w:val="20"/>
              </w:rPr>
              <w:t>“QFF”</w:t>
            </w:r>
            <w:r w:rsidRPr="001143F8">
              <w:rPr>
                <w:rFonts w:cs="Calibri"/>
                <w:sz w:val="20"/>
                <w:szCs w:val="20"/>
              </w:rPr>
              <w:t xml:space="preserve"> means the </w:t>
            </w:r>
            <w:r>
              <w:rPr>
                <w:rFonts w:cs="Calibri"/>
                <w:sz w:val="20"/>
                <w:szCs w:val="20"/>
              </w:rPr>
              <w:t>matches</w:t>
            </w:r>
            <w:r w:rsidRPr="001143F8">
              <w:rPr>
                <w:rFonts w:cs="Calibri"/>
                <w:sz w:val="20"/>
                <w:szCs w:val="20"/>
              </w:rPr>
              <w:t xml:space="preserve">, functions, ceremonies and activities connected therewith, of the </w:t>
            </w:r>
            <w:r>
              <w:rPr>
                <w:rFonts w:cs="Calibri"/>
                <w:sz w:val="20"/>
                <w:szCs w:val="20"/>
              </w:rPr>
              <w:t>Qatar Football Festival 2026, including the Finalissima</w:t>
            </w:r>
            <w:r>
              <w:rPr>
                <w:rFonts w:cs="Calibri"/>
                <w:sz w:val="20"/>
                <w:szCs w:val="20"/>
                <w:vertAlign w:val="superscript"/>
              </w:rPr>
              <w:t>TM</w:t>
            </w:r>
            <w:r>
              <w:rPr>
                <w:rFonts w:cs="Calibri"/>
                <w:sz w:val="20"/>
                <w:szCs w:val="20"/>
              </w:rPr>
              <w:t xml:space="preserve"> Qatar 2026.</w:t>
            </w:r>
            <w:r w:rsidRPr="001143F8">
              <w:rPr>
                <w:rFonts w:cs="Calibri"/>
                <w:sz w:val="20"/>
                <w:szCs w:val="20"/>
              </w:rPr>
              <w:t xml:space="preserve"> </w:t>
            </w:r>
          </w:p>
        </w:tc>
        <w:tc>
          <w:tcPr>
            <w:tcW w:w="4855" w:type="dxa"/>
          </w:tcPr>
          <w:p w14:paraId="115ED9FB" w14:textId="515BC28A" w:rsidR="00AE61F5" w:rsidRPr="00E87AAC" w:rsidRDefault="00AE61F5" w:rsidP="00AE61F5">
            <w:pPr>
              <w:bidi/>
              <w:spacing w:before="120" w:after="120"/>
              <w:jc w:val="both"/>
              <w:rPr>
                <w:rFonts w:asciiTheme="minorBidi" w:hAnsiTheme="minorBidi"/>
                <w:sz w:val="20"/>
                <w:szCs w:val="20"/>
                <w:rtl/>
                <w:lang w:bidi="ar-QA"/>
              </w:rPr>
            </w:pPr>
            <w:r w:rsidRPr="000E1BB4">
              <w:rPr>
                <w:rFonts w:asciiTheme="minorBidi" w:hAnsiTheme="minorBidi" w:hint="cs"/>
                <w:b/>
                <w:bCs/>
                <w:color w:val="000000"/>
                <w:sz w:val="20"/>
                <w:szCs w:val="20"/>
                <w:rtl/>
                <w:lang w:bidi="ar-QA"/>
              </w:rPr>
              <w:t>"مهرجان قطر لكرة القدم</w:t>
            </w:r>
            <w:r>
              <w:rPr>
                <w:rFonts w:asciiTheme="minorBidi" w:hAnsiTheme="minorBidi" w:hint="cs"/>
                <w:b/>
                <w:bCs/>
                <w:color w:val="000000"/>
                <w:sz w:val="20"/>
                <w:szCs w:val="20"/>
                <w:rtl/>
                <w:lang w:bidi="ar-QA"/>
              </w:rPr>
              <w:t xml:space="preserve">" </w:t>
            </w:r>
            <w:r>
              <w:rPr>
                <w:rFonts w:asciiTheme="minorBidi" w:hAnsiTheme="minorBidi" w:hint="cs"/>
                <w:color w:val="000000"/>
                <w:sz w:val="20"/>
                <w:szCs w:val="20"/>
                <w:rtl/>
                <w:lang w:bidi="ar-QA"/>
              </w:rPr>
              <w:t>تعني</w:t>
            </w:r>
            <w:r w:rsidRPr="00E438CC">
              <w:rPr>
                <w:rFonts w:asciiTheme="minorBidi" w:hAnsiTheme="minorBidi"/>
                <w:color w:val="000000"/>
                <w:sz w:val="20"/>
                <w:szCs w:val="20"/>
                <w:rtl/>
                <w:lang w:bidi="ar-QA"/>
              </w:rPr>
              <w:t xml:space="preserve"> </w:t>
            </w:r>
            <w:r>
              <w:rPr>
                <w:rFonts w:asciiTheme="minorBidi" w:hAnsiTheme="minorBidi" w:hint="cs"/>
                <w:color w:val="000000"/>
                <w:sz w:val="20"/>
                <w:szCs w:val="20"/>
                <w:rtl/>
                <w:lang w:bidi="ar-QA"/>
              </w:rPr>
              <w:t>المي</w:t>
            </w:r>
            <w:r w:rsidRPr="00E438CC">
              <w:rPr>
                <w:rFonts w:asciiTheme="minorBidi" w:hAnsiTheme="minorBidi"/>
                <w:color w:val="000000"/>
                <w:sz w:val="20"/>
                <w:szCs w:val="20"/>
                <w:rtl/>
                <w:lang w:bidi="ar-QA"/>
              </w:rPr>
              <w:t xml:space="preserve"> والفعاليات والاحتفالات والأنشطة المرتبطة </w:t>
            </w:r>
            <w:r>
              <w:rPr>
                <w:rFonts w:asciiTheme="minorBidi" w:hAnsiTheme="minorBidi" w:hint="cs"/>
                <w:color w:val="000000"/>
                <w:sz w:val="20"/>
                <w:szCs w:val="20"/>
                <w:rtl/>
                <w:lang w:bidi="ar-QA"/>
              </w:rPr>
              <w:t xml:space="preserve">بمهرجان قطر لكرة القدم 2026، </w:t>
            </w:r>
            <w:r w:rsidRPr="00936A57">
              <w:rPr>
                <w:rFonts w:asciiTheme="minorBidi" w:hAnsiTheme="minorBidi" w:cs="Arial" w:hint="cs"/>
                <w:color w:val="000000"/>
                <w:sz w:val="20"/>
                <w:szCs w:val="20"/>
                <w:rtl/>
                <w:lang w:bidi="ar-QA"/>
              </w:rPr>
              <w:t>بما</w:t>
            </w:r>
            <w:r>
              <w:rPr>
                <w:rFonts w:asciiTheme="minorBidi" w:hAnsiTheme="minorBidi" w:cs="Arial" w:hint="cs"/>
                <w:color w:val="000000"/>
                <w:sz w:val="20"/>
                <w:szCs w:val="20"/>
                <w:rtl/>
                <w:lang w:bidi="ar-QA"/>
              </w:rPr>
              <w:t xml:space="preserve"> </w:t>
            </w:r>
            <w:r w:rsidRPr="00936A57">
              <w:rPr>
                <w:rFonts w:asciiTheme="minorBidi" w:hAnsiTheme="minorBidi" w:cs="Arial" w:hint="cs"/>
                <w:color w:val="000000"/>
                <w:sz w:val="20"/>
                <w:szCs w:val="20"/>
                <w:rtl/>
                <w:lang w:bidi="ar-QA"/>
              </w:rPr>
              <w:t>في</w:t>
            </w:r>
            <w:r w:rsidRPr="00936A57">
              <w:rPr>
                <w:rFonts w:asciiTheme="minorBidi" w:hAnsiTheme="minorBidi" w:cs="Arial"/>
                <w:color w:val="000000"/>
                <w:sz w:val="20"/>
                <w:szCs w:val="20"/>
                <w:rtl/>
                <w:lang w:bidi="ar-QA"/>
              </w:rPr>
              <w:t xml:space="preserve"> </w:t>
            </w:r>
            <w:r w:rsidRPr="00936A57">
              <w:rPr>
                <w:rFonts w:asciiTheme="minorBidi" w:hAnsiTheme="minorBidi" w:cs="Arial" w:hint="cs"/>
                <w:color w:val="000000"/>
                <w:sz w:val="20"/>
                <w:szCs w:val="20"/>
                <w:rtl/>
                <w:lang w:bidi="ar-QA"/>
              </w:rPr>
              <w:t>ذلك</w:t>
            </w:r>
            <w:r>
              <w:rPr>
                <w:rFonts w:asciiTheme="minorBidi" w:hAnsiTheme="minorBidi" w:cs="Arial" w:hint="cs"/>
                <w:color w:val="000000"/>
                <w:sz w:val="20"/>
                <w:szCs w:val="20"/>
                <w:rtl/>
                <w:lang w:bidi="ar-QA"/>
              </w:rPr>
              <w:t xml:space="preserve"> مباراة فيناليسيما</w:t>
            </w:r>
            <w:r>
              <w:rPr>
                <w:rFonts w:asciiTheme="minorBidi" w:hAnsiTheme="minorBidi" w:cs="Arial"/>
                <w:color w:val="000000"/>
                <w:sz w:val="20"/>
                <w:szCs w:val="20"/>
                <w:vertAlign w:val="superscript"/>
                <w:lang w:bidi="ar-QA"/>
              </w:rPr>
              <w:t>TM</w:t>
            </w:r>
            <w:r>
              <w:rPr>
                <w:rFonts w:asciiTheme="minorBidi" w:hAnsiTheme="minorBidi" w:cs="Arial" w:hint="cs"/>
                <w:color w:val="000000"/>
                <w:sz w:val="20"/>
                <w:szCs w:val="20"/>
                <w:rtl/>
                <w:lang w:bidi="ar-QA"/>
              </w:rPr>
              <w:t xml:space="preserve"> 2026</w:t>
            </w:r>
            <w:r w:rsidRPr="00E438CC">
              <w:rPr>
                <w:rFonts w:asciiTheme="minorBidi" w:hAnsiTheme="minorBidi"/>
                <w:color w:val="000000"/>
                <w:sz w:val="20"/>
                <w:szCs w:val="20"/>
                <w:rtl/>
                <w:lang w:bidi="ar-QA"/>
              </w:rPr>
              <w:t>.</w:t>
            </w:r>
          </w:p>
        </w:tc>
      </w:tr>
      <w:tr w:rsidR="001446CC" w14:paraId="61785D07" w14:textId="77777777" w:rsidTr="00BE1178">
        <w:tc>
          <w:tcPr>
            <w:tcW w:w="4770" w:type="dxa"/>
          </w:tcPr>
          <w:p w14:paraId="5FA71007" w14:textId="71CE17B6" w:rsidR="00D303FA" w:rsidRPr="001143F8" w:rsidRDefault="001446CC" w:rsidP="0036174C">
            <w:pPr>
              <w:spacing w:before="120" w:after="120"/>
              <w:jc w:val="both"/>
              <w:rPr>
                <w:rFonts w:ascii="Calibri" w:hAnsi="Calibri" w:cs="Calibri"/>
                <w:sz w:val="20"/>
                <w:szCs w:val="20"/>
              </w:rPr>
            </w:pPr>
            <w:r w:rsidRPr="001446CC">
              <w:rPr>
                <w:rFonts w:ascii="Calibri" w:hAnsi="Calibri" w:cs="Calibri"/>
                <w:sz w:val="20"/>
                <w:szCs w:val="20"/>
              </w:rPr>
              <w:t>“</w:t>
            </w:r>
            <w:r>
              <w:rPr>
                <w:rFonts w:ascii="Calibri" w:hAnsi="Calibri" w:cs="Calibri"/>
                <w:b/>
                <w:bCs/>
                <w:sz w:val="20"/>
                <w:szCs w:val="20"/>
              </w:rPr>
              <w:t>SC</w:t>
            </w:r>
            <w:r w:rsidRPr="001446CC">
              <w:rPr>
                <w:rFonts w:ascii="Calibri" w:hAnsi="Calibri" w:cs="Calibri"/>
                <w:sz w:val="20"/>
                <w:szCs w:val="20"/>
              </w:rPr>
              <w:t xml:space="preserve">” </w:t>
            </w:r>
            <w:r>
              <w:rPr>
                <w:rFonts w:ascii="Calibri" w:hAnsi="Calibri" w:cs="Calibri"/>
                <w:sz w:val="20"/>
                <w:szCs w:val="20"/>
              </w:rPr>
              <w:t xml:space="preserve">means </w:t>
            </w:r>
            <w:r w:rsidRPr="001143F8">
              <w:rPr>
                <w:rFonts w:ascii="Calibri" w:hAnsi="Calibri" w:cs="Calibri"/>
                <w:sz w:val="20"/>
                <w:szCs w:val="20"/>
              </w:rPr>
              <w:t>an entity established under the laws of the State of Qatar pursuant to Amiri Decree No. 27 of 2011 as amended by Amiri Decree No. 3 of 2014 and No. 69 of 2024, and whose place of business is 37th Floor, Al Bidda Tower, Al Corniche Street, P.O. Box 62022, Doha, Qatar</w:t>
            </w:r>
            <w:r>
              <w:rPr>
                <w:rFonts w:ascii="Calibri" w:hAnsi="Calibri" w:cs="Calibri"/>
                <w:sz w:val="20"/>
                <w:szCs w:val="20"/>
              </w:rPr>
              <w:t>.</w:t>
            </w:r>
          </w:p>
        </w:tc>
        <w:tc>
          <w:tcPr>
            <w:tcW w:w="4855" w:type="dxa"/>
          </w:tcPr>
          <w:p w14:paraId="271EBE54" w14:textId="723DB8C7" w:rsidR="00D303FA" w:rsidRPr="00E438CC" w:rsidRDefault="003D7EB0" w:rsidP="008C4611">
            <w:pPr>
              <w:bidi/>
              <w:spacing w:before="120" w:after="120"/>
              <w:jc w:val="both"/>
              <w:rPr>
                <w:rFonts w:asciiTheme="minorBidi" w:hAnsiTheme="minorBidi"/>
                <w:color w:val="000000"/>
                <w:sz w:val="20"/>
                <w:szCs w:val="20"/>
                <w:rtl/>
                <w:lang w:bidi="ar-QA"/>
              </w:rPr>
            </w:pPr>
            <w:r w:rsidRPr="003D7EB0">
              <w:rPr>
                <w:rFonts w:asciiTheme="minorBidi" w:hAnsiTheme="minorBidi" w:hint="cs"/>
                <w:color w:val="000000"/>
                <w:sz w:val="20"/>
                <w:szCs w:val="20"/>
                <w:rtl/>
              </w:rPr>
              <w:t>"</w:t>
            </w:r>
            <w:r w:rsidR="003944B4" w:rsidRPr="00E87AAC">
              <w:rPr>
                <w:rFonts w:asciiTheme="minorBidi" w:hAnsiTheme="minorBidi"/>
                <w:b/>
                <w:bCs/>
                <w:color w:val="000000"/>
                <w:sz w:val="20"/>
                <w:szCs w:val="20"/>
                <w:rtl/>
              </w:rPr>
              <w:t>اللجنة</w:t>
            </w:r>
            <w:r w:rsidR="0095143A">
              <w:rPr>
                <w:rFonts w:asciiTheme="minorBidi" w:hAnsiTheme="minorBidi" w:hint="cs"/>
                <w:b/>
                <w:bCs/>
                <w:color w:val="000000"/>
                <w:sz w:val="20"/>
                <w:szCs w:val="20"/>
                <w:rtl/>
              </w:rPr>
              <w:t xml:space="preserve"> العليا</w:t>
            </w:r>
            <w:r w:rsidRPr="003D7EB0">
              <w:rPr>
                <w:rFonts w:asciiTheme="minorBidi" w:hAnsiTheme="minorBidi" w:hint="cs"/>
                <w:color w:val="000000"/>
                <w:sz w:val="20"/>
                <w:szCs w:val="20"/>
                <w:rtl/>
              </w:rPr>
              <w:t>"</w:t>
            </w:r>
            <w:r w:rsidR="003944B4" w:rsidRPr="003D7EB0">
              <w:rPr>
                <w:rFonts w:asciiTheme="minorBidi" w:hAnsiTheme="minorBidi"/>
                <w:color w:val="000000"/>
                <w:sz w:val="20"/>
                <w:szCs w:val="20"/>
                <w:rtl/>
              </w:rPr>
              <w:t xml:space="preserve"> </w:t>
            </w:r>
            <w:r w:rsidRPr="003D7EB0">
              <w:rPr>
                <w:rFonts w:asciiTheme="minorBidi" w:hAnsiTheme="minorBidi" w:hint="cs"/>
                <w:color w:val="000000"/>
                <w:sz w:val="20"/>
                <w:szCs w:val="20"/>
                <w:rtl/>
              </w:rPr>
              <w:t>يعن</w:t>
            </w:r>
            <w:r>
              <w:rPr>
                <w:rFonts w:asciiTheme="minorBidi" w:hAnsiTheme="minorBidi" w:hint="cs"/>
                <w:color w:val="000000"/>
                <w:sz w:val="20"/>
                <w:szCs w:val="20"/>
                <w:rtl/>
              </w:rPr>
              <w:t xml:space="preserve">ي </w:t>
            </w:r>
            <w:r w:rsidRPr="00E87AAC">
              <w:rPr>
                <w:rFonts w:asciiTheme="minorBidi" w:hAnsiTheme="minorBidi" w:hint="cs"/>
                <w:sz w:val="20"/>
                <w:szCs w:val="20"/>
                <w:rtl/>
              </w:rPr>
              <w:t>اللجنة</w:t>
            </w:r>
            <w:r w:rsidRPr="00E87AAC">
              <w:rPr>
                <w:rFonts w:asciiTheme="minorBidi" w:hAnsiTheme="minorBidi"/>
                <w:sz w:val="20"/>
                <w:szCs w:val="20"/>
                <w:rtl/>
              </w:rPr>
              <w:t xml:space="preserve"> </w:t>
            </w:r>
            <w:r w:rsidR="003944B4" w:rsidRPr="003D7EB0">
              <w:rPr>
                <w:rFonts w:asciiTheme="minorBidi" w:hAnsiTheme="minorBidi"/>
                <w:color w:val="000000"/>
                <w:sz w:val="20"/>
                <w:szCs w:val="20"/>
                <w:rtl/>
              </w:rPr>
              <w:t>العليا للمشاريع والإرث</w:t>
            </w:r>
            <w:r w:rsidR="00CE7AE6">
              <w:rPr>
                <w:rFonts w:asciiTheme="minorBidi" w:hAnsiTheme="minorBidi" w:hint="cs"/>
                <w:color w:val="000000"/>
                <w:sz w:val="20"/>
                <w:szCs w:val="20"/>
                <w:rtl/>
              </w:rPr>
              <w:t xml:space="preserve"> المؤسسة ب</w:t>
            </w:r>
            <w:r w:rsidR="002C1DE0">
              <w:rPr>
                <w:rFonts w:asciiTheme="minorBidi" w:hAnsiTheme="minorBidi" w:hint="cs"/>
                <w:color w:val="000000"/>
                <w:sz w:val="20"/>
                <w:szCs w:val="20"/>
                <w:rtl/>
              </w:rPr>
              <w:t xml:space="preserve">موجب قوانين دولة قطر بموجب </w:t>
            </w:r>
            <w:r w:rsidR="002C1DE0" w:rsidRPr="002C1DE0">
              <w:rPr>
                <w:rFonts w:asciiTheme="minorBidi" w:hAnsiTheme="minorBidi"/>
                <w:color w:val="000000"/>
                <w:sz w:val="20"/>
                <w:szCs w:val="20"/>
                <w:rtl/>
              </w:rPr>
              <w:t>قرار أميري رقم</w:t>
            </w:r>
            <w:r w:rsidR="002C1DE0">
              <w:rPr>
                <w:rFonts w:asciiTheme="minorBidi" w:hAnsiTheme="minorBidi" w:hint="cs"/>
                <w:color w:val="000000"/>
                <w:sz w:val="20"/>
                <w:szCs w:val="20"/>
                <w:rtl/>
              </w:rPr>
              <w:t xml:space="preserve"> 27 لسنة 2011 كما تم تعديله بموجب القرار الاميري رقم 69 </w:t>
            </w:r>
            <w:r w:rsidR="002C1DE0" w:rsidRPr="002C1DE0">
              <w:rPr>
                <w:rFonts w:asciiTheme="minorBidi" w:hAnsiTheme="minorBidi"/>
                <w:color w:val="000000"/>
                <w:sz w:val="20"/>
                <w:szCs w:val="20"/>
                <w:rtl/>
              </w:rPr>
              <w:t>لسن</w:t>
            </w:r>
            <w:r w:rsidR="002C1DE0">
              <w:rPr>
                <w:rFonts w:asciiTheme="minorBidi" w:hAnsiTheme="minorBidi" w:hint="cs"/>
                <w:color w:val="000000"/>
                <w:sz w:val="20"/>
                <w:szCs w:val="20"/>
                <w:rtl/>
              </w:rPr>
              <w:t xml:space="preserve">ة 2024، </w:t>
            </w:r>
            <w:r w:rsidR="00513BEF">
              <w:rPr>
                <w:rFonts w:asciiTheme="minorBidi" w:hAnsiTheme="minorBidi" w:hint="cs"/>
                <w:color w:val="000000"/>
                <w:sz w:val="20"/>
                <w:szCs w:val="20"/>
                <w:rtl/>
              </w:rPr>
              <w:t xml:space="preserve">ومقره الرئيسي في مبنى البدع، الطابق 37، شارع الكورنيش، ص.ب. 62022، الدوحة، قطر.   </w:t>
            </w:r>
            <w:r w:rsidR="002C1DE0">
              <w:rPr>
                <w:rFonts w:asciiTheme="minorBidi" w:hAnsiTheme="minorBidi" w:hint="cs"/>
                <w:color w:val="000000"/>
                <w:sz w:val="20"/>
                <w:szCs w:val="20"/>
                <w:rtl/>
              </w:rPr>
              <w:t xml:space="preserve"> </w:t>
            </w:r>
          </w:p>
        </w:tc>
      </w:tr>
      <w:tr w:rsidR="003D0E69" w14:paraId="1458DF8C" w14:textId="77777777" w:rsidTr="00BE1178">
        <w:tc>
          <w:tcPr>
            <w:tcW w:w="4770" w:type="dxa"/>
          </w:tcPr>
          <w:p w14:paraId="5839F56A" w14:textId="35B9D1C6" w:rsidR="003D0E69" w:rsidRDefault="00F527C1" w:rsidP="0036174C">
            <w:pPr>
              <w:spacing w:before="120" w:after="120"/>
              <w:jc w:val="both"/>
              <w:rPr>
                <w:rFonts w:ascii="Calibri" w:hAnsi="Calibri" w:cs="Calibri"/>
                <w:sz w:val="20"/>
                <w:szCs w:val="20"/>
              </w:rPr>
            </w:pPr>
            <w:r>
              <w:rPr>
                <w:rFonts w:ascii="Calibri" w:hAnsi="Calibri" w:cs="Calibri"/>
                <w:sz w:val="20"/>
                <w:szCs w:val="20"/>
              </w:rPr>
              <w:lastRenderedPageBreak/>
              <w:t>“</w:t>
            </w:r>
            <w:r w:rsidR="003D0E69" w:rsidRPr="00F527C1">
              <w:rPr>
                <w:rFonts w:ascii="Calibri" w:hAnsi="Calibri" w:cs="Calibri"/>
                <w:b/>
                <w:bCs/>
                <w:sz w:val="20"/>
                <w:szCs w:val="20"/>
              </w:rPr>
              <w:t>UEFA</w:t>
            </w:r>
            <w:r>
              <w:rPr>
                <w:rFonts w:ascii="Calibri" w:hAnsi="Calibri" w:cs="Calibri"/>
                <w:sz w:val="20"/>
                <w:szCs w:val="20"/>
              </w:rPr>
              <w:t xml:space="preserve">” </w:t>
            </w:r>
            <w:r w:rsidRPr="00F527C1">
              <w:rPr>
                <w:rFonts w:ascii="Calibri" w:hAnsi="Calibri" w:cs="Calibri"/>
                <w:sz w:val="20"/>
                <w:szCs w:val="20"/>
              </w:rPr>
              <w:t xml:space="preserve">Union des associations </w:t>
            </w:r>
            <w:proofErr w:type="spellStart"/>
            <w:r w:rsidRPr="00F527C1">
              <w:rPr>
                <w:rFonts w:ascii="Calibri" w:hAnsi="Calibri" w:cs="Calibri"/>
                <w:sz w:val="20"/>
                <w:szCs w:val="20"/>
              </w:rPr>
              <w:t>européennes</w:t>
            </w:r>
            <w:proofErr w:type="spellEnd"/>
            <w:r w:rsidRPr="00F527C1">
              <w:rPr>
                <w:rFonts w:ascii="Calibri" w:hAnsi="Calibri" w:cs="Calibri"/>
                <w:sz w:val="20"/>
                <w:szCs w:val="20"/>
              </w:rPr>
              <w:t xml:space="preserve"> de football</w:t>
            </w:r>
            <w:r w:rsidR="00432DF3">
              <w:rPr>
                <w:rFonts w:ascii="Calibri" w:hAnsi="Calibri" w:cs="Calibri"/>
                <w:sz w:val="20"/>
                <w:szCs w:val="20"/>
              </w:rPr>
              <w:t>.</w:t>
            </w:r>
          </w:p>
        </w:tc>
        <w:tc>
          <w:tcPr>
            <w:tcW w:w="4855" w:type="dxa"/>
          </w:tcPr>
          <w:p w14:paraId="4288C776" w14:textId="57559035" w:rsidR="003D0E69" w:rsidRDefault="0036174C" w:rsidP="00187888">
            <w:pPr>
              <w:bidi/>
              <w:spacing w:before="120" w:after="120"/>
              <w:jc w:val="both"/>
              <w:rPr>
                <w:rFonts w:asciiTheme="minorBidi" w:hAnsiTheme="minorBidi"/>
                <w:color w:val="000000"/>
                <w:sz w:val="20"/>
                <w:szCs w:val="20"/>
                <w:rtl/>
                <w:lang w:bidi="ar-QA"/>
              </w:rPr>
            </w:pPr>
            <w:r>
              <w:rPr>
                <w:rFonts w:asciiTheme="minorBidi" w:hAnsiTheme="minorBidi" w:hint="cs"/>
                <w:color w:val="000000"/>
                <w:sz w:val="20"/>
                <w:szCs w:val="20"/>
                <w:rtl/>
                <w:lang w:bidi="ar-QA"/>
              </w:rPr>
              <w:t>"</w:t>
            </w:r>
            <w:r w:rsidR="0095143A" w:rsidRPr="0095143A">
              <w:rPr>
                <w:rFonts w:asciiTheme="minorBidi" w:hAnsiTheme="minorBidi"/>
                <w:b/>
                <w:bCs/>
                <w:color w:val="000000"/>
                <w:sz w:val="20"/>
                <w:szCs w:val="20"/>
                <w:rtl/>
              </w:rPr>
              <w:t>يويفا</w:t>
            </w:r>
            <w:r>
              <w:rPr>
                <w:rFonts w:asciiTheme="minorBidi" w:hAnsiTheme="minorBidi" w:hint="cs"/>
                <w:color w:val="000000"/>
                <w:sz w:val="20"/>
                <w:szCs w:val="20"/>
                <w:rtl/>
                <w:lang w:bidi="ar-QA"/>
              </w:rPr>
              <w:t xml:space="preserve">" </w:t>
            </w:r>
            <w:r w:rsidR="00487578">
              <w:rPr>
                <w:rFonts w:asciiTheme="minorBidi" w:hAnsiTheme="minorBidi" w:hint="cs"/>
                <w:color w:val="000000"/>
                <w:sz w:val="20"/>
                <w:szCs w:val="20"/>
                <w:rtl/>
                <w:lang w:bidi="ar-QA"/>
              </w:rPr>
              <w:t xml:space="preserve">يعني </w:t>
            </w:r>
            <w:r w:rsidRPr="0036174C">
              <w:rPr>
                <w:rFonts w:asciiTheme="minorBidi" w:hAnsiTheme="minorBidi" w:cs="Arial" w:hint="cs"/>
                <w:color w:val="000000"/>
                <w:sz w:val="20"/>
                <w:szCs w:val="20"/>
                <w:rtl/>
                <w:lang w:bidi="ar-QA"/>
              </w:rPr>
              <w:t>الاتحاد</w:t>
            </w:r>
            <w:r w:rsidRPr="0036174C">
              <w:rPr>
                <w:rFonts w:asciiTheme="minorBidi" w:hAnsiTheme="minorBidi" w:cs="Arial"/>
                <w:color w:val="000000"/>
                <w:sz w:val="20"/>
                <w:szCs w:val="20"/>
                <w:rtl/>
                <w:lang w:bidi="ar-QA"/>
              </w:rPr>
              <w:t xml:space="preserve"> </w:t>
            </w:r>
            <w:r w:rsidRPr="0036174C">
              <w:rPr>
                <w:rFonts w:asciiTheme="minorBidi" w:hAnsiTheme="minorBidi" w:cs="Arial" w:hint="cs"/>
                <w:color w:val="000000"/>
                <w:sz w:val="20"/>
                <w:szCs w:val="20"/>
                <w:rtl/>
                <w:lang w:bidi="ar-QA"/>
              </w:rPr>
              <w:t>الأوروبي</w:t>
            </w:r>
            <w:r w:rsidRPr="0036174C">
              <w:rPr>
                <w:rFonts w:asciiTheme="minorBidi" w:hAnsiTheme="minorBidi" w:cs="Arial"/>
                <w:color w:val="000000"/>
                <w:sz w:val="20"/>
                <w:szCs w:val="20"/>
                <w:rtl/>
                <w:lang w:bidi="ar-QA"/>
              </w:rPr>
              <w:t xml:space="preserve"> </w:t>
            </w:r>
            <w:r w:rsidRPr="0036174C">
              <w:rPr>
                <w:rFonts w:asciiTheme="minorBidi" w:hAnsiTheme="minorBidi" w:cs="Arial" w:hint="cs"/>
                <w:color w:val="000000"/>
                <w:sz w:val="20"/>
                <w:szCs w:val="20"/>
                <w:rtl/>
                <w:lang w:bidi="ar-QA"/>
              </w:rPr>
              <w:t>لكرة</w:t>
            </w:r>
            <w:r w:rsidRPr="0036174C">
              <w:rPr>
                <w:rFonts w:asciiTheme="minorBidi" w:hAnsiTheme="minorBidi" w:cs="Arial"/>
                <w:color w:val="000000"/>
                <w:sz w:val="20"/>
                <w:szCs w:val="20"/>
                <w:rtl/>
                <w:lang w:bidi="ar-QA"/>
              </w:rPr>
              <w:t xml:space="preserve"> </w:t>
            </w:r>
            <w:r w:rsidRPr="0036174C">
              <w:rPr>
                <w:rFonts w:asciiTheme="minorBidi" w:hAnsiTheme="minorBidi" w:cs="Arial" w:hint="cs"/>
                <w:color w:val="000000"/>
                <w:sz w:val="20"/>
                <w:szCs w:val="20"/>
                <w:rtl/>
                <w:lang w:bidi="ar-QA"/>
              </w:rPr>
              <w:t>القدم</w:t>
            </w:r>
          </w:p>
        </w:tc>
      </w:tr>
      <w:tr w:rsidR="003D0E69" w14:paraId="5761F38B" w14:textId="77777777" w:rsidTr="00BE1178">
        <w:tc>
          <w:tcPr>
            <w:tcW w:w="4770" w:type="dxa"/>
          </w:tcPr>
          <w:p w14:paraId="7F20BF9B" w14:textId="5831A9C4" w:rsidR="003D0E69" w:rsidRPr="001446CC" w:rsidRDefault="003D0E69" w:rsidP="0036174C">
            <w:pPr>
              <w:spacing w:before="120" w:after="120"/>
              <w:jc w:val="both"/>
              <w:rPr>
                <w:rFonts w:ascii="Calibri" w:hAnsi="Calibri" w:cs="Calibri"/>
                <w:sz w:val="20"/>
                <w:szCs w:val="20"/>
              </w:rPr>
            </w:pPr>
            <w:r>
              <w:rPr>
                <w:rFonts w:ascii="Calibri" w:hAnsi="Calibri" w:cs="Calibri"/>
                <w:sz w:val="20"/>
                <w:szCs w:val="20"/>
              </w:rPr>
              <w:t>“</w:t>
            </w:r>
            <w:r w:rsidRPr="00CF13E9">
              <w:rPr>
                <w:rFonts w:ascii="Calibri" w:hAnsi="Calibri" w:cs="Calibri"/>
                <w:b/>
                <w:bCs/>
                <w:sz w:val="20"/>
                <w:szCs w:val="20"/>
              </w:rPr>
              <w:t>Youth Programme</w:t>
            </w:r>
            <w:r>
              <w:rPr>
                <w:rFonts w:ascii="Calibri" w:hAnsi="Calibri" w:cs="Calibri"/>
                <w:sz w:val="20"/>
                <w:szCs w:val="20"/>
              </w:rPr>
              <w:t xml:space="preserve">” means the initiative established to engage individuals under the age of eighteen (18) through participation in designated activities, including but not limited to cultural, educational, sporting, or community events. </w:t>
            </w:r>
          </w:p>
        </w:tc>
        <w:tc>
          <w:tcPr>
            <w:tcW w:w="4855" w:type="dxa"/>
          </w:tcPr>
          <w:p w14:paraId="2663A29C" w14:textId="3E572A48" w:rsidR="003D0E69" w:rsidRPr="004A63FD" w:rsidRDefault="003D0E69" w:rsidP="00187888">
            <w:pPr>
              <w:bidi/>
              <w:spacing w:before="120" w:after="120"/>
              <w:jc w:val="both"/>
              <w:rPr>
                <w:rFonts w:asciiTheme="minorBidi" w:hAnsiTheme="minorBidi"/>
                <w:color w:val="000000"/>
                <w:sz w:val="20"/>
                <w:szCs w:val="20"/>
                <w:rtl/>
              </w:rPr>
            </w:pPr>
            <w:r w:rsidRPr="004A63FD">
              <w:rPr>
                <w:rFonts w:asciiTheme="minorBidi" w:hAnsiTheme="minorBidi" w:hint="cs"/>
                <w:color w:val="000000"/>
                <w:sz w:val="20"/>
                <w:szCs w:val="20"/>
                <w:rtl/>
                <w:lang w:bidi="ar-QA"/>
              </w:rPr>
              <w:t>"</w:t>
            </w:r>
            <w:r w:rsidRPr="004A63FD">
              <w:rPr>
                <w:rFonts w:asciiTheme="minorBidi" w:hAnsiTheme="minorBidi"/>
                <w:b/>
                <w:bCs/>
                <w:color w:val="000000"/>
                <w:sz w:val="20"/>
                <w:szCs w:val="20"/>
                <w:rtl/>
                <w:lang w:bidi="ar-QA"/>
              </w:rPr>
              <w:t xml:space="preserve"> برنامج</w:t>
            </w:r>
            <w:r w:rsidRPr="004A63FD">
              <w:rPr>
                <w:rFonts w:asciiTheme="minorBidi" w:hAnsiTheme="minorBidi"/>
                <w:b/>
                <w:bCs/>
                <w:color w:val="000000"/>
                <w:sz w:val="20"/>
                <w:szCs w:val="20"/>
                <w:rtl/>
              </w:rPr>
              <w:t xml:space="preserve"> </w:t>
            </w:r>
            <w:r w:rsidRPr="004A63FD">
              <w:rPr>
                <w:rFonts w:asciiTheme="minorBidi" w:hAnsiTheme="minorBidi"/>
                <w:b/>
                <w:bCs/>
                <w:color w:val="000000"/>
                <w:sz w:val="20"/>
                <w:szCs w:val="20"/>
                <w:rtl/>
                <w:lang w:bidi="ar-QA"/>
              </w:rPr>
              <w:t>الشباب</w:t>
            </w:r>
            <w:r w:rsidRPr="004A63FD">
              <w:rPr>
                <w:rFonts w:asciiTheme="minorBidi" w:hAnsiTheme="minorBidi" w:hint="cs"/>
                <w:b/>
                <w:bCs/>
                <w:color w:val="000000"/>
                <w:sz w:val="20"/>
                <w:szCs w:val="20"/>
                <w:rtl/>
                <w:lang w:bidi="ar-QA"/>
              </w:rPr>
              <w:t xml:space="preserve">" </w:t>
            </w:r>
            <w:r w:rsidRPr="004A63FD">
              <w:rPr>
                <w:rFonts w:asciiTheme="minorBidi" w:hAnsiTheme="minorBidi" w:cs="Arial" w:hint="cs"/>
                <w:color w:val="000000"/>
                <w:sz w:val="20"/>
                <w:szCs w:val="20"/>
                <w:rtl/>
                <w:lang w:bidi="ar-QA"/>
              </w:rPr>
              <w:t>يعني</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المبادرة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التي</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تم</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إنشاؤها</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لإشراك</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الأفراد</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الذين</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تقل</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أعمارهم</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عن</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ثمانية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عشر</w:t>
            </w:r>
            <w:r w:rsidRPr="004A63FD">
              <w:rPr>
                <w:rFonts w:asciiTheme="minorBidi" w:hAnsiTheme="minorBidi" w:cs="Arial"/>
                <w:color w:val="000000"/>
                <w:sz w:val="20"/>
                <w:szCs w:val="20"/>
                <w:rtl/>
                <w:lang w:bidi="ar-QA"/>
              </w:rPr>
              <w:t xml:space="preserve"> (18) </w:t>
            </w:r>
            <w:r w:rsidRPr="004A63FD">
              <w:rPr>
                <w:rFonts w:asciiTheme="minorBidi" w:hAnsiTheme="minorBidi" w:cs="Arial" w:hint="cs"/>
                <w:color w:val="000000"/>
                <w:sz w:val="20"/>
                <w:szCs w:val="20"/>
                <w:rtl/>
                <w:lang w:bidi="ar-QA"/>
              </w:rPr>
              <w:t>عامًا</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من</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خلال</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المشاركة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في</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الأنشطة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المحددة،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بما</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في</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ذلك</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على</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سبيل</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المثال</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لا</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الحصر،</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الفعاليات</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الثقافية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أو</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التعليمية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أو</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الرياضية</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أو</w:t>
            </w:r>
            <w:r w:rsidRPr="004A63FD">
              <w:rPr>
                <w:rFonts w:asciiTheme="minorBidi" w:hAnsiTheme="minorBidi" w:cs="Arial"/>
                <w:color w:val="000000"/>
                <w:sz w:val="20"/>
                <w:szCs w:val="20"/>
                <w:rtl/>
                <w:lang w:bidi="ar-QA"/>
              </w:rPr>
              <w:t xml:space="preserve"> </w:t>
            </w:r>
            <w:r w:rsidRPr="004A63FD">
              <w:rPr>
                <w:rFonts w:asciiTheme="minorBidi" w:hAnsiTheme="minorBidi" w:cs="Arial" w:hint="cs"/>
                <w:color w:val="000000"/>
                <w:sz w:val="20"/>
                <w:szCs w:val="20"/>
                <w:rtl/>
                <w:lang w:bidi="ar-QA"/>
              </w:rPr>
              <w:t>المجتمعية</w:t>
            </w:r>
            <w:r w:rsidRPr="004A63FD">
              <w:rPr>
                <w:rFonts w:asciiTheme="minorBidi" w:hAnsiTheme="minorBidi"/>
                <w:b/>
                <w:bCs/>
                <w:color w:val="000000"/>
                <w:sz w:val="20"/>
                <w:szCs w:val="20"/>
                <w:lang w:bidi="ar-QA"/>
              </w:rPr>
              <w:t>.</w:t>
            </w:r>
          </w:p>
        </w:tc>
      </w:tr>
      <w:tr w:rsidR="00E438CC" w14:paraId="2C58C08E" w14:textId="77777777" w:rsidTr="00BE1178">
        <w:tc>
          <w:tcPr>
            <w:tcW w:w="4770" w:type="dxa"/>
          </w:tcPr>
          <w:p w14:paraId="0A137BD5" w14:textId="2FD64C66" w:rsidR="00E438CC" w:rsidRPr="001143F8" w:rsidRDefault="00E438CC" w:rsidP="002B2C54">
            <w:pPr>
              <w:pStyle w:val="Style8"/>
              <w:widowControl/>
              <w:spacing w:before="120" w:after="120"/>
              <w:jc w:val="both"/>
              <w:rPr>
                <w:rFonts w:cs="Calibri"/>
                <w:b/>
                <w:bCs/>
                <w:color w:val="000000"/>
                <w:sz w:val="20"/>
                <w:szCs w:val="20"/>
                <w:lang w:val="en-US" w:bidi="en-US"/>
              </w:rPr>
            </w:pPr>
            <w:r w:rsidRPr="001143F8">
              <w:rPr>
                <w:rStyle w:val="FontStyle25"/>
                <w:sz w:val="20"/>
                <w:szCs w:val="20"/>
                <w:lang w:val="en-US" w:bidi="en-US"/>
              </w:rPr>
              <w:t xml:space="preserve">2) Terms of Participation </w:t>
            </w:r>
          </w:p>
        </w:tc>
        <w:tc>
          <w:tcPr>
            <w:tcW w:w="4855" w:type="dxa"/>
          </w:tcPr>
          <w:p w14:paraId="28825DE4" w14:textId="4B3DA7BE" w:rsidR="00E438CC" w:rsidRPr="00F1609A" w:rsidRDefault="00E438CC" w:rsidP="002B2C54">
            <w:pPr>
              <w:pStyle w:val="Style8"/>
              <w:widowControl/>
              <w:bidi/>
              <w:spacing w:before="120" w:after="120"/>
              <w:jc w:val="both"/>
              <w:rPr>
                <w:rFonts w:asciiTheme="minorHAnsi" w:hAnsiTheme="minorHAnsi" w:cstheme="minorHAnsi"/>
                <w:b/>
                <w:bCs/>
                <w:color w:val="000000"/>
                <w:sz w:val="20"/>
                <w:szCs w:val="20"/>
                <w:rtl/>
                <w:lang w:val="en-US"/>
              </w:rPr>
            </w:pPr>
            <w:r w:rsidRPr="00D85BFD">
              <w:rPr>
                <w:rStyle w:val="FontStyle25"/>
                <w:rFonts w:asciiTheme="minorHAnsi" w:hAnsiTheme="minorHAnsi" w:cstheme="minorHAnsi"/>
                <w:sz w:val="20"/>
                <w:szCs w:val="20"/>
                <w:lang w:val="en-US"/>
              </w:rPr>
              <w:t>2</w:t>
            </w:r>
            <w:r w:rsidRPr="00D85BFD">
              <w:rPr>
                <w:rStyle w:val="FontStyle25"/>
                <w:rFonts w:asciiTheme="minorHAnsi" w:hAnsiTheme="minorHAnsi" w:cstheme="minorHAnsi"/>
                <w:sz w:val="20"/>
                <w:szCs w:val="20"/>
                <w:rtl/>
              </w:rPr>
              <w:t xml:space="preserve">) </w:t>
            </w:r>
            <w:r w:rsidRPr="00D85BFD">
              <w:rPr>
                <w:rStyle w:val="FontStyle25"/>
                <w:rFonts w:ascii="Arial" w:hAnsi="Arial" w:cs="Arial" w:hint="cs"/>
                <w:sz w:val="20"/>
                <w:szCs w:val="20"/>
                <w:rtl/>
                <w:lang w:bidi="ar-QA"/>
              </w:rPr>
              <w:t>أحكام</w:t>
            </w:r>
            <w:r w:rsidRPr="00D85BFD">
              <w:rPr>
                <w:rStyle w:val="FontStyle25"/>
                <w:rFonts w:asciiTheme="minorHAnsi" w:hAnsiTheme="minorHAnsi" w:cstheme="minorHAnsi"/>
                <w:sz w:val="20"/>
                <w:szCs w:val="20"/>
                <w:rtl/>
              </w:rPr>
              <w:t xml:space="preserve"> </w:t>
            </w:r>
            <w:r w:rsidRPr="00D85BFD">
              <w:rPr>
                <w:rStyle w:val="FontStyle25"/>
                <w:rFonts w:ascii="Arial" w:hAnsi="Arial" w:cs="Arial" w:hint="cs"/>
                <w:sz w:val="20"/>
                <w:szCs w:val="20"/>
                <w:rtl/>
                <w:lang w:bidi="ar-QA"/>
              </w:rPr>
              <w:t>المُشاركة</w:t>
            </w:r>
            <w:r w:rsidRPr="00D85BFD">
              <w:rPr>
                <w:rStyle w:val="FontStyle25"/>
                <w:rFonts w:asciiTheme="minorHAnsi" w:hAnsiTheme="minorHAnsi" w:cstheme="minorHAnsi"/>
                <w:sz w:val="20"/>
                <w:szCs w:val="20"/>
              </w:rPr>
              <w:t xml:space="preserve"> </w:t>
            </w:r>
          </w:p>
        </w:tc>
      </w:tr>
      <w:tr w:rsidR="00E438CC" w14:paraId="59EE33AF" w14:textId="77777777" w:rsidTr="00BE1178">
        <w:tc>
          <w:tcPr>
            <w:tcW w:w="4770" w:type="dxa"/>
          </w:tcPr>
          <w:p w14:paraId="5B5D0474" w14:textId="5AC564DF" w:rsidR="00E438CC" w:rsidRPr="001143F8" w:rsidRDefault="00811F97" w:rsidP="002B2C54">
            <w:pPr>
              <w:spacing w:before="120" w:after="120"/>
              <w:rPr>
                <w:rFonts w:ascii="Calibri" w:hAnsi="Calibri" w:cs="Calibri"/>
                <w:sz w:val="20"/>
                <w:szCs w:val="20"/>
              </w:rPr>
            </w:pPr>
            <w:r w:rsidRPr="001143F8">
              <w:rPr>
                <w:rFonts w:ascii="Calibri" w:hAnsi="Calibri" w:cs="Calibri"/>
                <w:sz w:val="20"/>
                <w:szCs w:val="20"/>
              </w:rPr>
              <w:t>The Parent/Legal Gurdian agrees that:</w:t>
            </w:r>
          </w:p>
        </w:tc>
        <w:tc>
          <w:tcPr>
            <w:tcW w:w="4855" w:type="dxa"/>
          </w:tcPr>
          <w:p w14:paraId="1A80CABB" w14:textId="6CE1B65B" w:rsidR="00E438CC" w:rsidRPr="00E438CC" w:rsidRDefault="00811F97" w:rsidP="002B2C54">
            <w:pPr>
              <w:spacing w:before="120" w:after="120"/>
              <w:jc w:val="right"/>
              <w:rPr>
                <w:rFonts w:asciiTheme="minorBidi" w:hAnsiTheme="minorBidi"/>
                <w:color w:val="000000"/>
                <w:sz w:val="20"/>
                <w:szCs w:val="20"/>
                <w:rtl/>
                <w:lang w:bidi="ar-QA"/>
              </w:rPr>
            </w:pPr>
            <w:r>
              <w:rPr>
                <w:rFonts w:asciiTheme="minorBidi" w:hAnsiTheme="minorBidi" w:hint="cs"/>
                <w:color w:val="000000"/>
                <w:sz w:val="20"/>
                <w:szCs w:val="20"/>
                <w:rtl/>
                <w:lang w:bidi="ar-QA"/>
              </w:rPr>
              <w:t>يوافق ولي الأمر أو الوصي</w:t>
            </w:r>
            <w:r w:rsidR="0010727C">
              <w:rPr>
                <w:rFonts w:asciiTheme="minorBidi" w:hAnsiTheme="minorBidi" w:hint="cs"/>
                <w:color w:val="000000"/>
                <w:sz w:val="20"/>
                <w:szCs w:val="20"/>
                <w:rtl/>
                <w:lang w:bidi="ar-QA"/>
              </w:rPr>
              <w:t xml:space="preserve"> القانوني على أن:</w:t>
            </w:r>
          </w:p>
        </w:tc>
      </w:tr>
      <w:tr w:rsidR="002B2C54" w14:paraId="315FA0AA" w14:textId="77777777" w:rsidTr="00BE1178">
        <w:tc>
          <w:tcPr>
            <w:tcW w:w="4770" w:type="dxa"/>
          </w:tcPr>
          <w:p w14:paraId="7A637A4F" w14:textId="4EB77C66" w:rsidR="002B2C54" w:rsidRPr="002B2C54" w:rsidRDefault="002B2C54"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sidRPr="001143F8">
              <w:rPr>
                <w:rFonts w:cs="Calibri"/>
                <w:bCs/>
                <w:color w:val="000000"/>
                <w:sz w:val="20"/>
                <w:szCs w:val="20"/>
                <w:lang w:val="en-US" w:bidi="en-US"/>
              </w:rPr>
              <w:t>the Participant</w:t>
            </w:r>
            <w:r w:rsidR="00844E8D">
              <w:rPr>
                <w:rFonts w:cs="Calibri"/>
                <w:bCs/>
                <w:color w:val="000000"/>
                <w:sz w:val="20"/>
                <w:szCs w:val="20"/>
                <w:lang w:val="en-US" w:bidi="en-US"/>
              </w:rPr>
              <w:t>’s Participation</w:t>
            </w:r>
            <w:r w:rsidRPr="001143F8">
              <w:rPr>
                <w:rFonts w:cs="Calibri"/>
                <w:bCs/>
                <w:color w:val="000000"/>
                <w:sz w:val="20"/>
                <w:szCs w:val="20"/>
                <w:lang w:val="en-US" w:bidi="en-US"/>
              </w:rPr>
              <w:t xml:space="preserve"> </w:t>
            </w:r>
            <w:r w:rsidR="00844E8D">
              <w:rPr>
                <w:rFonts w:cs="Calibri"/>
                <w:bCs/>
                <w:color w:val="000000"/>
                <w:sz w:val="20"/>
                <w:szCs w:val="20"/>
                <w:lang w:val="en-US" w:bidi="en-US"/>
              </w:rPr>
              <w:t>is</w:t>
            </w:r>
            <w:r w:rsidRPr="001143F8">
              <w:rPr>
                <w:rFonts w:cs="Calibri"/>
                <w:bCs/>
                <w:color w:val="000000"/>
                <w:sz w:val="20"/>
                <w:szCs w:val="20"/>
                <w:lang w:val="en-US" w:bidi="en-US"/>
              </w:rPr>
              <w:t xml:space="preserve"> voluntary,</w:t>
            </w:r>
            <w:r w:rsidR="00844E8D">
              <w:rPr>
                <w:rFonts w:cs="Calibri"/>
                <w:bCs/>
                <w:color w:val="000000"/>
                <w:sz w:val="20"/>
                <w:szCs w:val="20"/>
                <w:lang w:val="en-US" w:bidi="en-US"/>
              </w:rPr>
              <w:t xml:space="preserve"> unpa</w:t>
            </w:r>
            <w:r w:rsidR="003A1DEE">
              <w:rPr>
                <w:rFonts w:cs="Calibri"/>
                <w:bCs/>
                <w:color w:val="000000"/>
                <w:sz w:val="20"/>
                <w:szCs w:val="20"/>
                <w:lang w:val="en-US" w:bidi="en-US"/>
              </w:rPr>
              <w:t xml:space="preserve">id and does not entitle the Parent/Legal Guardian or the Participant to compensation, </w:t>
            </w:r>
            <w:r w:rsidR="004A63FD">
              <w:rPr>
                <w:rFonts w:cs="Calibri"/>
                <w:bCs/>
                <w:color w:val="000000"/>
                <w:sz w:val="20"/>
                <w:szCs w:val="20"/>
                <w:lang w:val="en-US" w:bidi="en-US"/>
              </w:rPr>
              <w:t xml:space="preserve">allowances, </w:t>
            </w:r>
            <w:r w:rsidR="003A1DEE">
              <w:rPr>
                <w:rFonts w:cs="Calibri"/>
                <w:bCs/>
                <w:color w:val="000000"/>
                <w:sz w:val="20"/>
                <w:szCs w:val="20"/>
                <w:lang w:val="en-US" w:bidi="en-US"/>
              </w:rPr>
              <w:t>rewards, tickets or other benefits</w:t>
            </w:r>
            <w:r w:rsidR="004A63FD">
              <w:rPr>
                <w:rFonts w:cs="Calibri"/>
                <w:bCs/>
                <w:color w:val="000000"/>
                <w:sz w:val="20"/>
                <w:szCs w:val="20"/>
                <w:lang w:val="en-US" w:bidi="en-US"/>
              </w:rPr>
              <w:t>;</w:t>
            </w:r>
          </w:p>
        </w:tc>
        <w:tc>
          <w:tcPr>
            <w:tcW w:w="4855" w:type="dxa"/>
          </w:tcPr>
          <w:p w14:paraId="555823BB" w14:textId="293CA9EA" w:rsidR="002B2C54" w:rsidRPr="002B2C54" w:rsidRDefault="004D2779" w:rsidP="0036174C">
            <w:pPr>
              <w:pStyle w:val="Style8"/>
              <w:widowControl/>
              <w:numPr>
                <w:ilvl w:val="0"/>
                <w:numId w:val="1"/>
              </w:numPr>
              <w:pBdr>
                <w:top w:val="nil"/>
                <w:left w:val="nil"/>
                <w:bottom w:val="nil"/>
                <w:right w:val="nil"/>
                <w:between w:val="nil"/>
                <w:bar w:val="nil"/>
              </w:pBdr>
              <w:bidi/>
              <w:spacing w:before="120" w:after="120" w:line="360" w:lineRule="auto"/>
              <w:jc w:val="both"/>
              <w:rPr>
                <w:rFonts w:asciiTheme="minorBidi" w:hAnsiTheme="minorBidi" w:cstheme="minorBidi"/>
                <w:bCs/>
                <w:color w:val="000000"/>
                <w:sz w:val="20"/>
                <w:szCs w:val="20"/>
                <w:rtl/>
              </w:rPr>
            </w:pPr>
            <w:r>
              <w:rPr>
                <w:rFonts w:asciiTheme="minorBidi" w:hAnsiTheme="minorBidi" w:cstheme="minorBidi" w:hint="cs"/>
                <w:color w:val="000000"/>
                <w:sz w:val="20"/>
                <w:szCs w:val="20"/>
                <w:rtl/>
                <w:lang w:bidi="ar-QA"/>
              </w:rPr>
              <w:t>يتطوع المشارك ب</w:t>
            </w:r>
            <w:r w:rsidR="00FB2E18">
              <w:rPr>
                <w:rFonts w:asciiTheme="minorBidi" w:hAnsiTheme="minorBidi" w:cstheme="minorBidi" w:hint="cs"/>
                <w:color w:val="000000"/>
                <w:sz w:val="20"/>
                <w:szCs w:val="20"/>
                <w:rtl/>
                <w:lang w:bidi="ar-QA"/>
              </w:rPr>
              <w:t xml:space="preserve">أن يشارك </w:t>
            </w:r>
            <w:r w:rsidR="00FB2E18" w:rsidRPr="0010727C">
              <w:rPr>
                <w:rFonts w:asciiTheme="minorBidi" w:hAnsiTheme="minorBidi" w:cstheme="minorBidi" w:hint="cs"/>
                <w:color w:val="000000"/>
                <w:sz w:val="20"/>
                <w:szCs w:val="20"/>
                <w:rtl/>
                <w:lang w:bidi="ar-SA"/>
              </w:rPr>
              <w:t>في</w:t>
            </w:r>
            <w:r w:rsidR="002B2C54" w:rsidRPr="0010727C">
              <w:rPr>
                <w:rFonts w:asciiTheme="minorBidi" w:hAnsiTheme="minorBidi" w:cstheme="minorBidi"/>
                <w:color w:val="000000"/>
                <w:sz w:val="20"/>
                <w:szCs w:val="20"/>
                <w:rtl/>
              </w:rPr>
              <w:t xml:space="preserve"> </w:t>
            </w:r>
            <w:r w:rsidR="000E1BB4" w:rsidRPr="000E1BB4">
              <w:rPr>
                <w:rFonts w:asciiTheme="minorBidi" w:hAnsiTheme="minorBidi" w:cs="Arial" w:hint="cs"/>
                <w:color w:val="000000"/>
                <w:sz w:val="20"/>
                <w:szCs w:val="20"/>
                <w:rtl/>
                <w:lang w:bidi="ar-SA"/>
              </w:rPr>
              <w:t>مهرجان</w:t>
            </w:r>
            <w:r w:rsidR="000E1BB4" w:rsidRPr="000E1BB4">
              <w:rPr>
                <w:rFonts w:asciiTheme="minorBidi" w:hAnsiTheme="minorBidi" w:cs="Arial"/>
                <w:color w:val="000000"/>
                <w:sz w:val="20"/>
                <w:szCs w:val="20"/>
                <w:rtl/>
                <w:lang w:bidi="ar-SA"/>
              </w:rPr>
              <w:t xml:space="preserve"> </w:t>
            </w:r>
            <w:r w:rsidR="000E1BB4" w:rsidRPr="000E1BB4">
              <w:rPr>
                <w:rFonts w:asciiTheme="minorBidi" w:hAnsiTheme="minorBidi" w:cs="Arial" w:hint="cs"/>
                <w:color w:val="000000"/>
                <w:sz w:val="20"/>
                <w:szCs w:val="20"/>
                <w:rtl/>
                <w:lang w:bidi="ar-SA"/>
              </w:rPr>
              <w:t>قطر</w:t>
            </w:r>
            <w:r w:rsidR="000E1BB4" w:rsidRPr="000E1BB4">
              <w:rPr>
                <w:rFonts w:asciiTheme="minorBidi" w:hAnsiTheme="minorBidi" w:cs="Arial"/>
                <w:color w:val="000000"/>
                <w:sz w:val="20"/>
                <w:szCs w:val="20"/>
                <w:rtl/>
                <w:lang w:bidi="ar-SA"/>
              </w:rPr>
              <w:t xml:space="preserve"> </w:t>
            </w:r>
            <w:r w:rsidR="000E1BB4" w:rsidRPr="000E1BB4">
              <w:rPr>
                <w:rFonts w:asciiTheme="minorBidi" w:hAnsiTheme="minorBidi" w:cs="Arial" w:hint="cs"/>
                <w:color w:val="000000"/>
                <w:sz w:val="20"/>
                <w:szCs w:val="20"/>
                <w:rtl/>
                <w:lang w:bidi="ar-SA"/>
              </w:rPr>
              <w:t>لكرة</w:t>
            </w:r>
            <w:r w:rsidR="000E1BB4" w:rsidRPr="000E1BB4">
              <w:rPr>
                <w:rFonts w:asciiTheme="minorBidi" w:hAnsiTheme="minorBidi" w:cs="Arial"/>
                <w:color w:val="000000"/>
                <w:sz w:val="20"/>
                <w:szCs w:val="20"/>
                <w:rtl/>
                <w:lang w:bidi="ar-SA"/>
              </w:rPr>
              <w:t xml:space="preserve"> </w:t>
            </w:r>
            <w:r w:rsidR="000E1BB4" w:rsidRPr="000E1BB4">
              <w:rPr>
                <w:rFonts w:asciiTheme="minorBidi" w:hAnsiTheme="minorBidi" w:cs="Arial" w:hint="cs"/>
                <w:color w:val="000000"/>
                <w:sz w:val="20"/>
                <w:szCs w:val="20"/>
                <w:rtl/>
                <w:lang w:bidi="ar-SA"/>
              </w:rPr>
              <w:t>القدم</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ولا</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يوجد</w:t>
            </w:r>
            <w:r w:rsidR="004A63FD">
              <w:rPr>
                <w:rFonts w:asciiTheme="minorBidi" w:hAnsiTheme="minorBidi" w:cstheme="minorBidi" w:hint="cs"/>
                <w:color w:val="000000"/>
                <w:sz w:val="20"/>
                <w:szCs w:val="20"/>
                <w:rtl/>
                <w:lang w:bidi="ar-QA"/>
              </w:rPr>
              <w:t xml:space="preserve"> بدلات أو</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تعويض</w:t>
            </w:r>
            <w:r w:rsidR="004A63FD">
              <w:rPr>
                <w:rFonts w:asciiTheme="minorBidi" w:hAnsiTheme="minorBidi" w:cstheme="minorBidi" w:hint="cs"/>
                <w:color w:val="000000"/>
                <w:sz w:val="20"/>
                <w:szCs w:val="20"/>
                <w:rtl/>
                <w:lang w:bidi="ar-QA"/>
              </w:rPr>
              <w:t>ات</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أو</w:t>
            </w:r>
            <w:r w:rsidR="002B2C54" w:rsidRPr="0010727C">
              <w:rPr>
                <w:rFonts w:asciiTheme="minorBidi" w:hAnsiTheme="minorBidi" w:cstheme="minorBidi"/>
                <w:color w:val="000000"/>
                <w:sz w:val="20"/>
                <w:szCs w:val="20"/>
                <w:rtl/>
              </w:rPr>
              <w:t xml:space="preserve"> </w:t>
            </w:r>
            <w:r w:rsidR="004A63FD" w:rsidRPr="0010727C">
              <w:rPr>
                <w:rFonts w:asciiTheme="minorBidi" w:hAnsiTheme="minorBidi" w:cstheme="minorBidi" w:hint="cs"/>
                <w:color w:val="000000"/>
                <w:sz w:val="20"/>
                <w:szCs w:val="20"/>
                <w:rtl/>
                <w:lang w:bidi="ar-QA"/>
              </w:rPr>
              <w:t>مكافأة</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نقدية</w:t>
            </w:r>
            <w:r w:rsidR="004A63FD">
              <w:rPr>
                <w:rFonts w:asciiTheme="minorBidi" w:hAnsiTheme="minorBidi" w:cstheme="minorBidi" w:hint="cs"/>
                <w:color w:val="000000"/>
                <w:sz w:val="20"/>
                <w:szCs w:val="20"/>
                <w:rtl/>
                <w:lang w:bidi="ar-QA"/>
              </w:rPr>
              <w:t xml:space="preserve"> أو تذاكر</w:t>
            </w:r>
            <w:r w:rsidR="002B2C54" w:rsidRPr="0010727C">
              <w:rPr>
                <w:rFonts w:asciiTheme="minorBidi" w:hAnsiTheme="minorBidi" w:cstheme="minorBidi"/>
                <w:color w:val="000000"/>
                <w:sz w:val="20"/>
                <w:szCs w:val="20"/>
                <w:rtl/>
              </w:rPr>
              <w:t xml:space="preserve"> </w:t>
            </w:r>
            <w:r w:rsidR="004A63FD">
              <w:rPr>
                <w:rFonts w:asciiTheme="minorBidi" w:hAnsiTheme="minorBidi" w:cstheme="minorBidi" w:hint="cs"/>
                <w:color w:val="000000"/>
                <w:sz w:val="20"/>
                <w:szCs w:val="20"/>
                <w:rtl/>
                <w:lang w:bidi="ar-QA"/>
              </w:rPr>
              <w:t>تقدم أو</w:t>
            </w:r>
            <w:r w:rsidR="00481A3A">
              <w:rPr>
                <w:rFonts w:asciiTheme="minorBidi" w:hAnsiTheme="minorBidi" w:cstheme="minorBidi"/>
                <w:color w:val="000000"/>
                <w:sz w:val="20"/>
                <w:szCs w:val="20"/>
                <w:lang w:val="en-US" w:bidi="ar-QA"/>
              </w:rPr>
              <w:t xml:space="preserve"> </w:t>
            </w:r>
            <w:r w:rsidR="002B2C54" w:rsidRPr="0010727C">
              <w:rPr>
                <w:rFonts w:asciiTheme="minorBidi" w:hAnsiTheme="minorBidi" w:cstheme="minorBidi"/>
                <w:color w:val="000000"/>
                <w:sz w:val="20"/>
                <w:szCs w:val="20"/>
                <w:rtl/>
                <w:lang w:bidi="ar-QA"/>
              </w:rPr>
              <w:t>تُدفع</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لولي</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الأمر</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أو</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الوصي</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القانوني</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أو</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المُشارك؛</w:t>
            </w:r>
            <w:r w:rsidR="002B2C54" w:rsidRPr="0010727C">
              <w:rPr>
                <w:rFonts w:asciiTheme="minorBidi" w:hAnsiTheme="minorBidi" w:cstheme="minorBidi"/>
                <w:color w:val="000000"/>
                <w:sz w:val="20"/>
                <w:szCs w:val="20"/>
                <w:rtl/>
              </w:rPr>
              <w:t xml:space="preserve"> </w:t>
            </w:r>
            <w:r w:rsidR="002B2C54" w:rsidRPr="0010727C">
              <w:rPr>
                <w:rFonts w:asciiTheme="minorBidi" w:hAnsiTheme="minorBidi" w:cstheme="minorBidi"/>
                <w:color w:val="000000"/>
                <w:sz w:val="20"/>
                <w:szCs w:val="20"/>
                <w:rtl/>
                <w:lang w:bidi="ar-QA"/>
              </w:rPr>
              <w:t>و</w:t>
            </w:r>
          </w:p>
        </w:tc>
      </w:tr>
      <w:tr w:rsidR="002B2C54" w14:paraId="25531A9A" w14:textId="77777777" w:rsidTr="00BE1178">
        <w:tc>
          <w:tcPr>
            <w:tcW w:w="4770" w:type="dxa"/>
          </w:tcPr>
          <w:p w14:paraId="12B2332E" w14:textId="600FF0E2" w:rsidR="002B2C54" w:rsidRPr="002B2C54" w:rsidRDefault="00D412F9"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Pr>
                <w:rFonts w:cs="Calibri"/>
                <w:bCs/>
                <w:color w:val="000000"/>
                <w:sz w:val="20"/>
                <w:szCs w:val="20"/>
                <w:lang w:val="en-US" w:bidi="en-US"/>
              </w:rPr>
              <w:t>t</w:t>
            </w:r>
            <w:r w:rsidR="002B2C54" w:rsidRPr="001143F8">
              <w:rPr>
                <w:rFonts w:cs="Calibri"/>
                <w:bCs/>
                <w:color w:val="000000"/>
                <w:sz w:val="20"/>
                <w:szCs w:val="20"/>
                <w:lang w:val="en-US" w:bidi="en-US"/>
              </w:rPr>
              <w:t>he</w:t>
            </w:r>
            <w:r w:rsidR="003A1DEE">
              <w:rPr>
                <w:rFonts w:cs="Calibri"/>
                <w:bCs/>
                <w:color w:val="000000"/>
                <w:sz w:val="20"/>
                <w:szCs w:val="20"/>
                <w:lang w:val="en-US" w:bidi="en-US"/>
              </w:rPr>
              <w:t xml:space="preserve"> SC may</w:t>
            </w:r>
            <w:r>
              <w:rPr>
                <w:rFonts w:cs="Calibri"/>
                <w:bCs/>
                <w:color w:val="000000"/>
                <w:sz w:val="20"/>
                <w:szCs w:val="20"/>
                <w:lang w:val="en-US" w:bidi="en-US"/>
              </w:rPr>
              <w:t>, acting reasonably,</w:t>
            </w:r>
            <w:r w:rsidR="003A1DEE">
              <w:rPr>
                <w:rFonts w:cs="Calibri"/>
                <w:bCs/>
                <w:color w:val="000000"/>
                <w:sz w:val="20"/>
                <w:szCs w:val="20"/>
                <w:lang w:val="en-US" w:bidi="en-US"/>
              </w:rPr>
              <w:t xml:space="preserve"> amend</w:t>
            </w:r>
            <w:r>
              <w:rPr>
                <w:rFonts w:cs="Calibri"/>
                <w:bCs/>
                <w:color w:val="000000"/>
                <w:sz w:val="20"/>
                <w:szCs w:val="20"/>
                <w:lang w:val="en-US" w:bidi="en-US"/>
              </w:rPr>
              <w:t>,</w:t>
            </w:r>
            <w:r w:rsidR="003A1DEE">
              <w:rPr>
                <w:rFonts w:cs="Calibri"/>
                <w:bCs/>
                <w:color w:val="000000"/>
                <w:sz w:val="20"/>
                <w:szCs w:val="20"/>
                <w:lang w:val="en-US" w:bidi="en-US"/>
              </w:rPr>
              <w:t xml:space="preserve"> </w:t>
            </w:r>
            <w:r>
              <w:rPr>
                <w:rFonts w:cs="Calibri"/>
                <w:bCs/>
                <w:color w:val="000000"/>
                <w:sz w:val="20"/>
                <w:szCs w:val="20"/>
                <w:lang w:val="en-US" w:bidi="en-US"/>
              </w:rPr>
              <w:t xml:space="preserve">curtail or </w:t>
            </w:r>
            <w:r w:rsidR="003A1DEE">
              <w:rPr>
                <w:rFonts w:cs="Calibri"/>
                <w:bCs/>
                <w:color w:val="000000"/>
                <w:sz w:val="20"/>
                <w:szCs w:val="20"/>
                <w:lang w:val="en-US" w:bidi="en-US"/>
              </w:rPr>
              <w:t>reschedule</w:t>
            </w:r>
            <w:r>
              <w:rPr>
                <w:rFonts w:cs="Calibri"/>
                <w:bCs/>
                <w:color w:val="000000"/>
                <w:sz w:val="20"/>
                <w:szCs w:val="20"/>
                <w:lang w:val="en-US" w:bidi="en-US"/>
              </w:rPr>
              <w:t xml:space="preserve"> or cancel the</w:t>
            </w:r>
            <w:r w:rsidR="002B2C54" w:rsidRPr="001143F8">
              <w:rPr>
                <w:rFonts w:cs="Calibri"/>
                <w:bCs/>
                <w:color w:val="000000"/>
                <w:sz w:val="20"/>
                <w:szCs w:val="20"/>
                <w:lang w:val="en-US" w:bidi="en-US"/>
              </w:rPr>
              <w:t xml:space="preserve"> Participation </w:t>
            </w:r>
            <w:r>
              <w:rPr>
                <w:rFonts w:cs="Calibri"/>
                <w:bCs/>
                <w:color w:val="000000"/>
                <w:sz w:val="20"/>
                <w:szCs w:val="20"/>
                <w:lang w:val="en-US" w:bidi="en-US"/>
              </w:rPr>
              <w:t>without liability;</w:t>
            </w:r>
          </w:p>
        </w:tc>
        <w:tc>
          <w:tcPr>
            <w:tcW w:w="4855" w:type="dxa"/>
          </w:tcPr>
          <w:p w14:paraId="596225DB" w14:textId="6E87EEB1" w:rsidR="002B2C54" w:rsidRPr="002B2C54" w:rsidRDefault="00FB2E18" w:rsidP="0036174C">
            <w:pPr>
              <w:pStyle w:val="Style8"/>
              <w:widowControl/>
              <w:numPr>
                <w:ilvl w:val="0"/>
                <w:numId w:val="1"/>
              </w:numPr>
              <w:pBdr>
                <w:top w:val="nil"/>
                <w:left w:val="nil"/>
                <w:bottom w:val="nil"/>
                <w:right w:val="nil"/>
                <w:between w:val="nil"/>
                <w:bar w:val="nil"/>
              </w:pBdr>
              <w:bidi/>
              <w:spacing w:before="120" w:after="120" w:line="360" w:lineRule="auto"/>
              <w:jc w:val="both"/>
              <w:rPr>
                <w:rFonts w:asciiTheme="minorBidi" w:hAnsiTheme="minorBidi" w:cstheme="minorBidi"/>
                <w:b/>
                <w:bCs/>
                <w:color w:val="000000"/>
                <w:sz w:val="20"/>
                <w:szCs w:val="20"/>
                <w:rtl/>
              </w:rPr>
            </w:pPr>
            <w:r>
              <w:rPr>
                <w:rFonts w:asciiTheme="minorBidi" w:hAnsiTheme="minorBidi" w:cstheme="minorBidi" w:hint="cs"/>
                <w:color w:val="000000"/>
                <w:sz w:val="20"/>
                <w:szCs w:val="20"/>
                <w:rtl/>
                <w:lang w:bidi="ar-QA"/>
              </w:rPr>
              <w:t>يجوز للجنة</w:t>
            </w:r>
            <w:r w:rsidR="00916EB7">
              <w:rPr>
                <w:rFonts w:hint="cs"/>
                <w:rtl/>
              </w:rPr>
              <w:t xml:space="preserve"> </w:t>
            </w:r>
            <w:r w:rsidR="00E87AAC" w:rsidRPr="00916EB7">
              <w:rPr>
                <w:rFonts w:asciiTheme="minorBidi" w:hAnsiTheme="minorBidi" w:cs="Arial" w:hint="cs"/>
                <w:color w:val="000000"/>
                <w:sz w:val="20"/>
                <w:szCs w:val="20"/>
                <w:rtl/>
                <w:lang w:bidi="ar-QA"/>
              </w:rPr>
              <w:t>العليا</w:t>
            </w:r>
            <w:r w:rsidR="00E87AAC">
              <w:rPr>
                <w:rFonts w:asciiTheme="minorBidi" w:hAnsiTheme="minorBidi" w:cstheme="minorBidi" w:hint="cs"/>
                <w:color w:val="000000"/>
                <w:sz w:val="20"/>
                <w:szCs w:val="20"/>
                <w:rtl/>
                <w:lang w:bidi="ar-QA"/>
              </w:rPr>
              <w:t>،</w:t>
            </w:r>
            <w:r>
              <w:rPr>
                <w:rFonts w:asciiTheme="minorBidi" w:hAnsiTheme="minorBidi" w:cstheme="minorBidi" w:hint="cs"/>
                <w:color w:val="000000"/>
                <w:sz w:val="20"/>
                <w:szCs w:val="20"/>
                <w:rtl/>
                <w:lang w:bidi="ar-QA"/>
              </w:rPr>
              <w:t xml:space="preserve"> </w:t>
            </w:r>
            <w:r w:rsidR="00990985" w:rsidRPr="00990985">
              <w:rPr>
                <w:rFonts w:asciiTheme="minorBidi" w:hAnsiTheme="minorBidi" w:cs="Arial" w:hint="cs"/>
                <w:color w:val="000000"/>
                <w:sz w:val="20"/>
                <w:szCs w:val="20"/>
                <w:rtl/>
                <w:lang w:bidi="ar-QA"/>
              </w:rPr>
              <w:t>عند</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التصرف</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بشكل</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معقول،</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تعديل</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أو</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تقليص</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أو</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إعادة</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جدولة</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أو</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إلغاء</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المشاركة</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دون</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تحمل</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أي</w:t>
            </w:r>
            <w:r w:rsidR="00990985" w:rsidRPr="00990985">
              <w:rPr>
                <w:rFonts w:asciiTheme="minorBidi" w:hAnsiTheme="minorBidi" w:cs="Arial"/>
                <w:color w:val="000000"/>
                <w:sz w:val="20"/>
                <w:szCs w:val="20"/>
                <w:rtl/>
                <w:lang w:bidi="ar-QA"/>
              </w:rPr>
              <w:t xml:space="preserve"> </w:t>
            </w:r>
            <w:r w:rsidR="00990985" w:rsidRPr="00990985">
              <w:rPr>
                <w:rFonts w:asciiTheme="minorBidi" w:hAnsiTheme="minorBidi" w:cs="Arial" w:hint="cs"/>
                <w:color w:val="000000"/>
                <w:sz w:val="20"/>
                <w:szCs w:val="20"/>
                <w:rtl/>
                <w:lang w:bidi="ar-QA"/>
              </w:rPr>
              <w:t>مسؤولية؛</w:t>
            </w:r>
            <w:r w:rsidR="002B2C54" w:rsidRPr="0010727C">
              <w:rPr>
                <w:rFonts w:asciiTheme="minorBidi" w:hAnsiTheme="minorBidi" w:cstheme="minorBidi"/>
                <w:color w:val="000000"/>
                <w:sz w:val="20"/>
                <w:szCs w:val="20"/>
                <w:rtl/>
              </w:rPr>
              <w:t xml:space="preserve"> </w:t>
            </w:r>
          </w:p>
        </w:tc>
      </w:tr>
      <w:tr w:rsidR="002B2C54" w14:paraId="0CBDAFDF" w14:textId="77777777" w:rsidTr="00BE1178">
        <w:tc>
          <w:tcPr>
            <w:tcW w:w="4770" w:type="dxa"/>
          </w:tcPr>
          <w:p w14:paraId="68F799ED" w14:textId="3A98A7D3" w:rsidR="002B2C54" w:rsidRPr="002B2C54" w:rsidRDefault="00D412F9"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Pr>
                <w:rFonts w:cs="Calibri"/>
                <w:bCs/>
                <w:color w:val="000000"/>
                <w:sz w:val="20"/>
                <w:szCs w:val="20"/>
                <w:lang w:val="en-US" w:bidi="en-US"/>
              </w:rPr>
              <w:t>the</w:t>
            </w:r>
            <w:r w:rsidR="002B2C54" w:rsidRPr="001143F8">
              <w:rPr>
                <w:rFonts w:cs="Calibri"/>
                <w:bCs/>
                <w:color w:val="000000"/>
                <w:sz w:val="20"/>
                <w:szCs w:val="20"/>
                <w:lang w:val="en-US" w:bidi="en-US"/>
              </w:rPr>
              <w:t xml:space="preserve"> Participant </w:t>
            </w:r>
            <w:r>
              <w:rPr>
                <w:rFonts w:cs="Calibri"/>
                <w:bCs/>
                <w:color w:val="000000"/>
                <w:sz w:val="20"/>
                <w:szCs w:val="20"/>
                <w:lang w:val="en-US" w:bidi="en-US"/>
              </w:rPr>
              <w:t>will be made available as</w:t>
            </w:r>
            <w:r w:rsidR="002B2C54" w:rsidRPr="001143F8">
              <w:rPr>
                <w:rFonts w:cs="Calibri"/>
                <w:bCs/>
                <w:color w:val="000000"/>
                <w:sz w:val="20"/>
                <w:szCs w:val="20"/>
                <w:lang w:val="en-US" w:bidi="en-US"/>
              </w:rPr>
              <w:t xml:space="preserve"> required by </w:t>
            </w:r>
            <w:r>
              <w:rPr>
                <w:rFonts w:cs="Calibri"/>
                <w:bCs/>
                <w:color w:val="000000"/>
                <w:sz w:val="20"/>
                <w:szCs w:val="20"/>
                <w:lang w:val="en-US" w:bidi="en-US"/>
              </w:rPr>
              <w:t xml:space="preserve">the </w:t>
            </w:r>
            <w:r w:rsidR="002B2C54" w:rsidRPr="001143F8">
              <w:rPr>
                <w:rFonts w:cs="Calibri"/>
                <w:bCs/>
                <w:color w:val="000000"/>
                <w:sz w:val="20"/>
                <w:szCs w:val="20"/>
                <w:lang w:val="en-US" w:bidi="en-US"/>
              </w:rPr>
              <w:t>SC for trainings (where applicable) and on the relevant</w:t>
            </w:r>
            <w:r w:rsidR="002C172B">
              <w:rPr>
                <w:rFonts w:cs="Calibri"/>
                <w:bCs/>
                <w:color w:val="000000"/>
                <w:sz w:val="20"/>
                <w:szCs w:val="20"/>
                <w:lang w:val="en-US" w:bidi="en-US"/>
              </w:rPr>
              <w:t xml:space="preserve"> </w:t>
            </w:r>
            <w:r w:rsidR="002B2C54" w:rsidRPr="001143F8">
              <w:rPr>
                <w:rFonts w:cs="Calibri"/>
                <w:bCs/>
                <w:color w:val="000000"/>
                <w:sz w:val="20"/>
                <w:szCs w:val="20"/>
                <w:lang w:val="en-US" w:bidi="en-US"/>
              </w:rPr>
              <w:t xml:space="preserve">match days; </w:t>
            </w:r>
          </w:p>
        </w:tc>
        <w:tc>
          <w:tcPr>
            <w:tcW w:w="4855" w:type="dxa"/>
          </w:tcPr>
          <w:p w14:paraId="7DD919BF" w14:textId="197C5956" w:rsidR="002B2C54" w:rsidRPr="002B2C54" w:rsidRDefault="00990985" w:rsidP="0036174C">
            <w:pPr>
              <w:pStyle w:val="Style8"/>
              <w:widowControl/>
              <w:numPr>
                <w:ilvl w:val="0"/>
                <w:numId w:val="1"/>
              </w:numPr>
              <w:pBdr>
                <w:top w:val="nil"/>
                <w:left w:val="nil"/>
                <w:bottom w:val="nil"/>
                <w:right w:val="nil"/>
                <w:between w:val="nil"/>
                <w:bar w:val="nil"/>
              </w:pBdr>
              <w:bidi/>
              <w:spacing w:before="120" w:after="120" w:line="360" w:lineRule="auto"/>
              <w:jc w:val="both"/>
              <w:rPr>
                <w:rFonts w:asciiTheme="minorBidi" w:hAnsiTheme="minorBidi" w:cstheme="minorBidi"/>
                <w:b/>
                <w:bCs/>
                <w:color w:val="000000"/>
                <w:sz w:val="20"/>
                <w:szCs w:val="20"/>
                <w:rtl/>
              </w:rPr>
            </w:pPr>
            <w:r w:rsidRPr="00990985">
              <w:rPr>
                <w:rFonts w:asciiTheme="minorBidi" w:hAnsiTheme="minorBidi" w:cs="Arial" w:hint="cs"/>
                <w:color w:val="000000"/>
                <w:sz w:val="20"/>
                <w:szCs w:val="20"/>
                <w:rtl/>
                <w:lang w:bidi="ar-QA"/>
              </w:rPr>
              <w:t>سيكون</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المشارك</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متاحًا</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حسب</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متطلبات</w:t>
            </w:r>
            <w:r w:rsidRPr="00990985">
              <w:rPr>
                <w:rFonts w:asciiTheme="minorBidi" w:hAnsiTheme="minorBidi" w:cs="Arial"/>
                <w:color w:val="000000"/>
                <w:sz w:val="20"/>
                <w:szCs w:val="20"/>
                <w:rtl/>
                <w:lang w:bidi="ar-QA"/>
              </w:rPr>
              <w:t xml:space="preserve"> </w:t>
            </w:r>
            <w:r>
              <w:rPr>
                <w:rFonts w:asciiTheme="minorBidi" w:hAnsiTheme="minorBidi" w:cs="Arial" w:hint="cs"/>
                <w:color w:val="000000"/>
                <w:sz w:val="20"/>
                <w:szCs w:val="20"/>
                <w:rtl/>
                <w:lang w:bidi="ar-QA"/>
              </w:rPr>
              <w:t>اللجنة</w:t>
            </w:r>
            <w:r w:rsidR="00916EB7">
              <w:rPr>
                <w:rFonts w:hint="cs"/>
                <w:rtl/>
              </w:rPr>
              <w:t xml:space="preserve"> </w:t>
            </w:r>
            <w:r w:rsidR="00916EB7" w:rsidRPr="00916EB7">
              <w:rPr>
                <w:rFonts w:asciiTheme="minorBidi" w:hAnsiTheme="minorBidi" w:cs="Arial" w:hint="cs"/>
                <w:color w:val="000000"/>
                <w:sz w:val="20"/>
                <w:szCs w:val="20"/>
                <w:rtl/>
                <w:lang w:bidi="ar-QA"/>
              </w:rPr>
              <w:t>العليا</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للتدريبات</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حسب</w:t>
            </w:r>
            <w:r w:rsidRPr="00990985">
              <w:rPr>
                <w:rFonts w:asciiTheme="minorBidi" w:hAnsiTheme="minorBidi" w:cs="Arial"/>
                <w:color w:val="000000"/>
                <w:sz w:val="20"/>
                <w:szCs w:val="20"/>
                <w:rtl/>
                <w:lang w:bidi="ar-QA"/>
              </w:rPr>
              <w:t xml:space="preserve"> </w:t>
            </w:r>
            <w:r w:rsidR="004A63FD">
              <w:rPr>
                <w:rFonts w:asciiTheme="minorBidi" w:hAnsiTheme="minorBidi" w:cs="Arial" w:hint="cs"/>
                <w:color w:val="000000"/>
                <w:sz w:val="20"/>
                <w:szCs w:val="20"/>
                <w:rtl/>
                <w:lang w:bidi="ar-QA"/>
              </w:rPr>
              <w:t>الحاجة</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وفي</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أيام</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مُباريات</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ذات</w:t>
            </w:r>
            <w:r w:rsidRPr="00990985">
              <w:rPr>
                <w:rFonts w:asciiTheme="minorBidi" w:hAnsiTheme="minorBidi" w:cs="Arial"/>
                <w:color w:val="000000"/>
                <w:sz w:val="20"/>
                <w:szCs w:val="20"/>
                <w:rtl/>
                <w:lang w:bidi="ar-QA"/>
              </w:rPr>
              <w:t xml:space="preserve"> </w:t>
            </w:r>
            <w:r w:rsidRPr="00990985">
              <w:rPr>
                <w:rFonts w:asciiTheme="minorBidi" w:hAnsiTheme="minorBidi" w:cs="Arial" w:hint="cs"/>
                <w:color w:val="000000"/>
                <w:sz w:val="20"/>
                <w:szCs w:val="20"/>
                <w:rtl/>
                <w:lang w:bidi="ar-QA"/>
              </w:rPr>
              <w:t>الصلة؛</w:t>
            </w:r>
            <w:r w:rsidR="002B2C54" w:rsidRPr="0010727C">
              <w:rPr>
                <w:rFonts w:asciiTheme="minorBidi" w:hAnsiTheme="minorBidi" w:cstheme="minorBidi"/>
                <w:color w:val="000000"/>
                <w:sz w:val="20"/>
                <w:szCs w:val="20"/>
              </w:rPr>
              <w:t xml:space="preserve"> </w:t>
            </w:r>
          </w:p>
        </w:tc>
      </w:tr>
      <w:tr w:rsidR="002B2C54" w14:paraId="0CA9433B" w14:textId="77777777" w:rsidTr="00BE1178">
        <w:tc>
          <w:tcPr>
            <w:tcW w:w="4770" w:type="dxa"/>
          </w:tcPr>
          <w:p w14:paraId="1D652D96" w14:textId="26CDABBE" w:rsidR="002B2C54" w:rsidRPr="002B2C54" w:rsidRDefault="00932563"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sidRPr="00932563">
              <w:rPr>
                <w:rFonts w:cs="Calibri"/>
                <w:bCs/>
                <w:color w:val="000000"/>
                <w:sz w:val="20"/>
                <w:szCs w:val="20"/>
                <w:lang w:val="en-US" w:bidi="en-US"/>
              </w:rPr>
              <w:t>the Parent/Legal Guardian</w:t>
            </w:r>
            <w:r w:rsidR="002B2C54" w:rsidRPr="00932563">
              <w:rPr>
                <w:rFonts w:cs="Calibri"/>
                <w:bCs/>
                <w:color w:val="000000"/>
                <w:sz w:val="20"/>
                <w:szCs w:val="20"/>
                <w:lang w:val="en-US" w:bidi="en-US"/>
              </w:rPr>
              <w:t xml:space="preserve"> </w:t>
            </w:r>
            <w:r w:rsidR="00685F62">
              <w:rPr>
                <w:rFonts w:cs="Calibri"/>
                <w:bCs/>
                <w:color w:val="000000"/>
                <w:sz w:val="20"/>
                <w:szCs w:val="20"/>
                <w:lang w:val="en-US" w:bidi="en-US"/>
              </w:rPr>
              <w:t xml:space="preserve">is </w:t>
            </w:r>
            <w:r w:rsidR="002B2C54" w:rsidRPr="00932563">
              <w:rPr>
                <w:rFonts w:cs="Calibri"/>
                <w:bCs/>
                <w:color w:val="000000"/>
                <w:sz w:val="20"/>
                <w:szCs w:val="20"/>
                <w:lang w:val="en-US" w:bidi="en-US"/>
              </w:rPr>
              <w:t xml:space="preserve">responsible for the Participant’s actions and conduct and shall themselves comply, and shall </w:t>
            </w:r>
            <w:r w:rsidR="00FD5072">
              <w:rPr>
                <w:rFonts w:cs="Calibri"/>
                <w:bCs/>
                <w:color w:val="000000"/>
                <w:sz w:val="20"/>
                <w:szCs w:val="20"/>
                <w:lang w:val="en-US" w:bidi="en-US"/>
              </w:rPr>
              <w:t>ensure</w:t>
            </w:r>
            <w:r w:rsidR="002B2C54" w:rsidRPr="00932563">
              <w:rPr>
                <w:rFonts w:cs="Calibri"/>
                <w:bCs/>
                <w:color w:val="000000"/>
                <w:sz w:val="20"/>
                <w:szCs w:val="20"/>
                <w:lang w:val="en-US" w:bidi="en-US"/>
              </w:rPr>
              <w:t xml:space="preserve"> that </w:t>
            </w:r>
            <w:r w:rsidR="00FD5072">
              <w:rPr>
                <w:rFonts w:cs="Calibri"/>
                <w:bCs/>
                <w:color w:val="000000"/>
                <w:sz w:val="20"/>
                <w:szCs w:val="20"/>
                <w:lang w:val="en-US" w:bidi="en-US"/>
              </w:rPr>
              <w:t xml:space="preserve">both </w:t>
            </w:r>
            <w:r w:rsidR="00723E78">
              <w:rPr>
                <w:rFonts w:cs="Calibri"/>
                <w:bCs/>
                <w:color w:val="000000"/>
                <w:sz w:val="20"/>
                <w:szCs w:val="20"/>
                <w:lang w:val="en-US" w:bidi="en-US"/>
              </w:rPr>
              <w:t xml:space="preserve">themselves </w:t>
            </w:r>
            <w:r w:rsidR="00FD5072">
              <w:rPr>
                <w:rFonts w:cs="Calibri"/>
                <w:bCs/>
                <w:color w:val="000000"/>
                <w:sz w:val="20"/>
                <w:szCs w:val="20"/>
                <w:lang w:val="en-US" w:bidi="en-US"/>
              </w:rPr>
              <w:t>and</w:t>
            </w:r>
            <w:r w:rsidR="002B2C54" w:rsidRPr="00932563">
              <w:rPr>
                <w:rFonts w:cs="Calibri"/>
                <w:bCs/>
                <w:color w:val="000000"/>
                <w:sz w:val="20"/>
                <w:szCs w:val="20"/>
                <w:lang w:val="en-US" w:bidi="en-US"/>
              </w:rPr>
              <w:t xml:space="preserve"> Participant comply</w:t>
            </w:r>
            <w:r w:rsidR="00FD5072">
              <w:rPr>
                <w:rFonts w:cs="Calibri"/>
                <w:bCs/>
                <w:color w:val="000000"/>
                <w:sz w:val="20"/>
                <w:szCs w:val="20"/>
                <w:lang w:val="en-US" w:bidi="en-US"/>
              </w:rPr>
              <w:t xml:space="preserve"> </w:t>
            </w:r>
            <w:r w:rsidR="002B2C54" w:rsidRPr="00932563">
              <w:rPr>
                <w:rFonts w:cs="Calibri"/>
                <w:bCs/>
                <w:color w:val="000000"/>
                <w:sz w:val="20"/>
                <w:szCs w:val="20"/>
                <w:lang w:val="en-US" w:bidi="en-US"/>
              </w:rPr>
              <w:t>with a</w:t>
            </w:r>
            <w:r w:rsidR="00FD5072">
              <w:rPr>
                <w:rFonts w:cs="Calibri"/>
                <w:bCs/>
                <w:color w:val="000000"/>
                <w:sz w:val="20"/>
                <w:szCs w:val="20"/>
                <w:lang w:val="en-US" w:bidi="en-US"/>
              </w:rPr>
              <w:t>ll</w:t>
            </w:r>
            <w:r w:rsidR="002B2C54" w:rsidRPr="00932563">
              <w:rPr>
                <w:rFonts w:cs="Calibri"/>
                <w:bCs/>
                <w:color w:val="000000"/>
                <w:sz w:val="20"/>
                <w:szCs w:val="20"/>
                <w:lang w:val="en-US" w:bidi="en-US"/>
              </w:rPr>
              <w:t xml:space="preserve"> code</w:t>
            </w:r>
            <w:r w:rsidR="00FD5072">
              <w:rPr>
                <w:rFonts w:cs="Calibri"/>
                <w:bCs/>
                <w:color w:val="000000"/>
                <w:sz w:val="20"/>
                <w:szCs w:val="20"/>
                <w:lang w:val="en-US" w:bidi="en-US"/>
              </w:rPr>
              <w:t>s</w:t>
            </w:r>
            <w:r w:rsidR="002B2C54" w:rsidRPr="00932563">
              <w:rPr>
                <w:rFonts w:cs="Calibri"/>
                <w:bCs/>
                <w:color w:val="000000"/>
                <w:sz w:val="20"/>
                <w:szCs w:val="20"/>
                <w:lang w:val="en-US" w:bidi="en-US"/>
              </w:rPr>
              <w:t xml:space="preserve"> of conduct</w:t>
            </w:r>
            <w:r w:rsidR="00FD5072">
              <w:rPr>
                <w:rFonts w:cs="Calibri"/>
                <w:bCs/>
                <w:color w:val="000000"/>
                <w:sz w:val="20"/>
                <w:szCs w:val="20"/>
                <w:lang w:val="en-US" w:bidi="en-US"/>
              </w:rPr>
              <w:t>, policies and</w:t>
            </w:r>
            <w:r w:rsidR="002B2C54" w:rsidRPr="00932563">
              <w:rPr>
                <w:rFonts w:cs="Calibri"/>
                <w:bCs/>
                <w:color w:val="000000"/>
                <w:sz w:val="20"/>
                <w:szCs w:val="20"/>
                <w:lang w:val="en-US" w:bidi="en-US"/>
              </w:rPr>
              <w:t xml:space="preserve"> guidelines issued by SC and </w:t>
            </w:r>
            <w:r w:rsidR="00A90F66">
              <w:rPr>
                <w:rFonts w:cs="Calibri"/>
                <w:bCs/>
                <w:color w:val="000000"/>
                <w:sz w:val="20"/>
                <w:szCs w:val="20"/>
                <w:lang w:val="en-US" w:bidi="en-US"/>
              </w:rPr>
              <w:t>UEFA and CONMEBOL</w:t>
            </w:r>
            <w:r w:rsidR="00723E78">
              <w:rPr>
                <w:rFonts w:cs="Calibri"/>
                <w:bCs/>
                <w:color w:val="000000"/>
                <w:sz w:val="20"/>
                <w:szCs w:val="20"/>
                <w:lang w:val="en-US" w:bidi="en-US"/>
              </w:rPr>
              <w:t xml:space="preserve"> from time to time</w:t>
            </w:r>
            <w:r w:rsidR="002B2C54" w:rsidRPr="00932563">
              <w:rPr>
                <w:rFonts w:cs="Calibri"/>
                <w:bCs/>
                <w:color w:val="000000"/>
                <w:sz w:val="20"/>
                <w:szCs w:val="20"/>
                <w:lang w:val="en-US" w:bidi="en-US"/>
              </w:rPr>
              <w:t>;</w:t>
            </w:r>
            <w:r w:rsidR="002B2C54" w:rsidRPr="001143F8">
              <w:rPr>
                <w:rFonts w:cs="Calibri"/>
                <w:bCs/>
                <w:color w:val="000000"/>
                <w:sz w:val="20"/>
                <w:szCs w:val="20"/>
                <w:lang w:val="en-US" w:bidi="en-US"/>
              </w:rPr>
              <w:t xml:space="preserve">  </w:t>
            </w:r>
          </w:p>
        </w:tc>
        <w:tc>
          <w:tcPr>
            <w:tcW w:w="4855" w:type="dxa"/>
          </w:tcPr>
          <w:p w14:paraId="4D929D4C" w14:textId="441BA1CD" w:rsidR="002B2C54" w:rsidRPr="002B2C54" w:rsidRDefault="00723E78" w:rsidP="00723E78">
            <w:pPr>
              <w:pStyle w:val="Style8"/>
              <w:numPr>
                <w:ilvl w:val="0"/>
                <w:numId w:val="1"/>
              </w:numPr>
              <w:pBdr>
                <w:top w:val="nil"/>
                <w:left w:val="nil"/>
                <w:bottom w:val="nil"/>
                <w:right w:val="nil"/>
                <w:between w:val="nil"/>
                <w:bar w:val="nil"/>
              </w:pBdr>
              <w:bidi/>
              <w:spacing w:before="120" w:after="120" w:line="360" w:lineRule="auto"/>
              <w:jc w:val="both"/>
              <w:rPr>
                <w:rFonts w:asciiTheme="minorBidi" w:hAnsiTheme="minorBidi" w:cstheme="minorBidi"/>
                <w:bCs/>
                <w:color w:val="000000"/>
                <w:sz w:val="20"/>
                <w:szCs w:val="20"/>
                <w:rtl/>
              </w:rPr>
            </w:pPr>
            <w:r>
              <w:rPr>
                <w:rFonts w:asciiTheme="minorBidi" w:hAnsiTheme="minorBidi" w:hint="cs"/>
                <w:sz w:val="20"/>
                <w:szCs w:val="20"/>
                <w:rtl/>
                <w:lang w:bidi="ar-QA"/>
              </w:rPr>
              <w:t>ي</w:t>
            </w:r>
            <w:r w:rsidRPr="00723E78">
              <w:rPr>
                <w:rFonts w:asciiTheme="minorBidi" w:hAnsiTheme="minorBidi"/>
                <w:sz w:val="20"/>
                <w:szCs w:val="20"/>
                <w:rtl/>
                <w:lang w:bidi="ar-SA"/>
              </w:rPr>
              <w:t>تحمل ولي الأمر أو الوصي القانوني مسؤولية سلوك المشارك، ويلتزم بالامتثال، ويضمن امتثال كل من ولي الأمر أو الوصي القانوني والمشارك لجميع قواعد السلوك والسياسات والإرشادات الصادرة عن اللجنة العليا ويويفا وكونميبول كما يتم إصدارها من وقت لآخر</w:t>
            </w:r>
            <w:r w:rsidRPr="00723E78">
              <w:rPr>
                <w:rFonts w:asciiTheme="minorBidi" w:hAnsiTheme="minorBidi"/>
                <w:sz w:val="20"/>
                <w:szCs w:val="20"/>
                <w:lang w:val="en-US" w:bidi="ar-QA"/>
              </w:rPr>
              <w:t>.</w:t>
            </w:r>
            <w:r w:rsidR="002B2C54" w:rsidRPr="0010727C">
              <w:rPr>
                <w:rFonts w:asciiTheme="minorBidi" w:hAnsiTheme="minorBidi" w:cstheme="minorBidi"/>
                <w:color w:val="000000"/>
                <w:sz w:val="20"/>
                <w:szCs w:val="20"/>
                <w:rtl/>
              </w:rPr>
              <w:t xml:space="preserve"> </w:t>
            </w:r>
          </w:p>
        </w:tc>
      </w:tr>
      <w:tr w:rsidR="002B2C54" w14:paraId="0F887ED8" w14:textId="77777777" w:rsidTr="00BE1178">
        <w:tc>
          <w:tcPr>
            <w:tcW w:w="4770" w:type="dxa"/>
          </w:tcPr>
          <w:p w14:paraId="635D2394" w14:textId="795F4F45" w:rsidR="002B2C54" w:rsidRPr="002B2C54" w:rsidRDefault="00FC1CE1"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Pr>
                <w:rFonts w:cs="Calibri"/>
                <w:bCs/>
                <w:color w:val="000000"/>
                <w:sz w:val="20"/>
                <w:szCs w:val="20"/>
                <w:lang w:val="en-US" w:bidi="en-US"/>
              </w:rPr>
              <w:t>n</w:t>
            </w:r>
            <w:r w:rsidR="001C6EAB">
              <w:rPr>
                <w:rFonts w:cs="Calibri"/>
                <w:bCs/>
                <w:color w:val="000000"/>
                <w:sz w:val="20"/>
                <w:szCs w:val="20"/>
                <w:lang w:val="en-US" w:bidi="en-US"/>
              </w:rPr>
              <w:t>either the Parent/Legal Guardian nor the Participant</w:t>
            </w:r>
            <w:r w:rsidR="002B2C54" w:rsidRPr="001143F8">
              <w:rPr>
                <w:rFonts w:cs="Calibri"/>
                <w:bCs/>
                <w:color w:val="000000"/>
                <w:sz w:val="20"/>
                <w:szCs w:val="20"/>
                <w:lang w:val="en-US" w:bidi="en-US"/>
              </w:rPr>
              <w:t xml:space="preserve"> shall infringe any copyright, trademark, patent or other intellectual property or proprietary right of SC, </w:t>
            </w:r>
            <w:r w:rsidR="00A90F66">
              <w:rPr>
                <w:rFonts w:cs="Calibri"/>
                <w:bCs/>
                <w:color w:val="000000"/>
                <w:sz w:val="20"/>
                <w:szCs w:val="20"/>
                <w:lang w:val="en-US" w:bidi="en-US"/>
              </w:rPr>
              <w:t>UEFA</w:t>
            </w:r>
            <w:r w:rsidR="002B2C54" w:rsidRPr="001143F8">
              <w:rPr>
                <w:rFonts w:cs="Calibri"/>
                <w:bCs/>
                <w:color w:val="000000"/>
                <w:sz w:val="20"/>
                <w:szCs w:val="20"/>
                <w:lang w:val="en-US" w:bidi="en-US"/>
              </w:rPr>
              <w:t>,</w:t>
            </w:r>
            <w:r w:rsidR="00A90F66">
              <w:rPr>
                <w:rFonts w:cs="Calibri"/>
                <w:bCs/>
                <w:color w:val="000000"/>
                <w:sz w:val="20"/>
                <w:szCs w:val="20"/>
                <w:lang w:val="en-US" w:bidi="en-US"/>
              </w:rPr>
              <w:t xml:space="preserve"> CONMEBOL,</w:t>
            </w:r>
            <w:r w:rsidR="002B2C54" w:rsidRPr="001143F8">
              <w:rPr>
                <w:rFonts w:cs="Calibri"/>
                <w:bCs/>
                <w:color w:val="000000"/>
                <w:sz w:val="20"/>
                <w:szCs w:val="20"/>
                <w:lang w:val="en-US" w:bidi="en-US"/>
              </w:rPr>
              <w:t xml:space="preserve"> or any other third party;</w:t>
            </w:r>
          </w:p>
        </w:tc>
        <w:tc>
          <w:tcPr>
            <w:tcW w:w="4855" w:type="dxa"/>
          </w:tcPr>
          <w:p w14:paraId="072AC9B3" w14:textId="6799C053" w:rsidR="002B2C54" w:rsidRPr="002B2C54" w:rsidRDefault="002B2C54" w:rsidP="00723E78">
            <w:pPr>
              <w:pStyle w:val="Style8"/>
              <w:widowControl/>
              <w:numPr>
                <w:ilvl w:val="0"/>
                <w:numId w:val="1"/>
              </w:numPr>
              <w:pBdr>
                <w:top w:val="nil"/>
                <w:left w:val="nil"/>
                <w:bottom w:val="nil"/>
                <w:right w:val="nil"/>
                <w:between w:val="nil"/>
                <w:bar w:val="nil"/>
              </w:pBdr>
              <w:bidi/>
              <w:spacing w:before="120" w:after="120" w:line="360" w:lineRule="auto"/>
              <w:ind w:left="690"/>
              <w:jc w:val="both"/>
              <w:rPr>
                <w:rFonts w:asciiTheme="minorBidi" w:hAnsiTheme="minorBidi" w:cstheme="minorBidi"/>
                <w:b/>
                <w:bCs/>
                <w:color w:val="000000"/>
                <w:sz w:val="20"/>
                <w:szCs w:val="20"/>
                <w:rtl/>
              </w:rPr>
            </w:pPr>
            <w:r w:rsidRPr="0010727C">
              <w:rPr>
                <w:rFonts w:asciiTheme="minorBidi" w:hAnsiTheme="minorBidi" w:cstheme="minorBidi"/>
                <w:color w:val="000000"/>
                <w:sz w:val="20"/>
                <w:szCs w:val="20"/>
                <w:rtl/>
                <w:lang w:bidi="ar-QA"/>
              </w:rPr>
              <w:t>يتعين</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على</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ولي</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الأمر</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أو</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الوصي</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القانوني</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عدم</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انتهاك</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حقوق</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النشر</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والعلامات</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التجارية</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وبراءات</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الاختراع</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وغيرها</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من</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حقوق</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الملكية</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الفكرية</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او</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حقوق</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الملكية</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التي</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تخص</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اللجنة العليا</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أو</w:t>
            </w:r>
            <w:r w:rsidRPr="0010727C">
              <w:rPr>
                <w:rFonts w:asciiTheme="minorBidi" w:hAnsiTheme="minorBidi" w:cstheme="minorBidi"/>
                <w:color w:val="000000"/>
                <w:sz w:val="20"/>
                <w:szCs w:val="20"/>
                <w:rtl/>
              </w:rPr>
              <w:t xml:space="preserve"> </w:t>
            </w:r>
            <w:r w:rsidR="00187888">
              <w:rPr>
                <w:rFonts w:asciiTheme="minorBidi" w:hAnsiTheme="minorBidi" w:cstheme="minorBidi" w:hint="cs"/>
                <w:color w:val="000000"/>
                <w:sz w:val="20"/>
                <w:szCs w:val="20"/>
                <w:rtl/>
                <w:lang w:bidi="ar-QA"/>
              </w:rPr>
              <w:t>يويفا أو كونميبول</w:t>
            </w:r>
            <w:r w:rsidR="00187888"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أو</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أي</w:t>
            </w:r>
            <w:r w:rsidRPr="0010727C">
              <w:rPr>
                <w:rFonts w:asciiTheme="minorBidi" w:hAnsiTheme="minorBidi" w:cstheme="minorBidi"/>
                <w:color w:val="000000"/>
                <w:sz w:val="20"/>
                <w:szCs w:val="20"/>
                <w:rtl/>
              </w:rPr>
              <w:t xml:space="preserve"> </w:t>
            </w:r>
            <w:r w:rsidRPr="0010727C">
              <w:rPr>
                <w:rFonts w:asciiTheme="minorBidi" w:hAnsiTheme="minorBidi" w:cstheme="minorBidi"/>
                <w:color w:val="000000"/>
                <w:sz w:val="20"/>
                <w:szCs w:val="20"/>
                <w:rtl/>
                <w:lang w:bidi="ar-QA"/>
              </w:rPr>
              <w:t>طرف</w:t>
            </w:r>
            <w:r w:rsidRPr="0010727C">
              <w:rPr>
                <w:rFonts w:asciiTheme="minorBidi" w:hAnsiTheme="minorBidi" w:cstheme="minorBidi"/>
                <w:color w:val="000000"/>
                <w:sz w:val="20"/>
                <w:szCs w:val="20"/>
                <w:rtl/>
              </w:rPr>
              <w:t xml:space="preserve"> </w:t>
            </w:r>
            <w:r w:rsidR="00723E78">
              <w:rPr>
                <w:rFonts w:asciiTheme="minorBidi" w:hAnsiTheme="minorBidi" w:cstheme="minorBidi" w:hint="cs"/>
                <w:color w:val="000000"/>
                <w:sz w:val="20"/>
                <w:szCs w:val="20"/>
                <w:rtl/>
                <w:lang w:bidi="ar-QA"/>
              </w:rPr>
              <w:t>آخر</w:t>
            </w:r>
            <w:r w:rsidRPr="0010727C">
              <w:rPr>
                <w:rFonts w:asciiTheme="minorBidi" w:hAnsiTheme="minorBidi" w:cstheme="minorBidi"/>
                <w:color w:val="000000"/>
                <w:sz w:val="20"/>
                <w:szCs w:val="20"/>
                <w:rtl/>
                <w:lang w:bidi="ar-QA"/>
              </w:rPr>
              <w:t>؛</w:t>
            </w:r>
            <w:r w:rsidRPr="0010727C">
              <w:rPr>
                <w:rFonts w:asciiTheme="minorBidi" w:hAnsiTheme="minorBidi" w:cstheme="minorBidi"/>
                <w:color w:val="000000"/>
                <w:sz w:val="20"/>
                <w:szCs w:val="20"/>
                <w:rtl/>
              </w:rPr>
              <w:t xml:space="preserve"> </w:t>
            </w:r>
          </w:p>
        </w:tc>
      </w:tr>
      <w:tr w:rsidR="002B2C54" w14:paraId="44048999" w14:textId="77777777" w:rsidTr="00BE1178">
        <w:tc>
          <w:tcPr>
            <w:tcW w:w="4770" w:type="dxa"/>
          </w:tcPr>
          <w:p w14:paraId="588F1904" w14:textId="445D3944" w:rsidR="002B2C54" w:rsidRPr="002B2C54" w:rsidRDefault="005817DA" w:rsidP="005817DA">
            <w:pPr>
              <w:pStyle w:val="Style8"/>
              <w:widowControl/>
              <w:numPr>
                <w:ilvl w:val="0"/>
                <w:numId w:val="1"/>
              </w:numPr>
              <w:pBdr>
                <w:top w:val="nil"/>
                <w:left w:val="nil"/>
                <w:bottom w:val="nil"/>
                <w:right w:val="nil"/>
                <w:between w:val="nil"/>
                <w:bar w:val="nil"/>
              </w:pBdr>
              <w:tabs>
                <w:tab w:val="left" w:pos="2955"/>
              </w:tabs>
              <w:spacing w:before="120" w:after="120"/>
              <w:jc w:val="both"/>
              <w:rPr>
                <w:rFonts w:cs="Calibri"/>
                <w:bCs/>
                <w:color w:val="000000"/>
                <w:sz w:val="20"/>
                <w:szCs w:val="20"/>
                <w:lang w:val="en-US" w:bidi="en-US"/>
              </w:rPr>
            </w:pPr>
            <w:r>
              <w:rPr>
                <w:rFonts w:cs="Calibri"/>
                <w:bCs/>
                <w:color w:val="000000"/>
                <w:sz w:val="20"/>
                <w:szCs w:val="20"/>
                <w:lang w:val="en-US" w:bidi="en-US"/>
              </w:rPr>
              <w:t>neither the Parent/Legal Guardian nor the Participant</w:t>
            </w:r>
            <w:r w:rsidR="00797CFB">
              <w:rPr>
                <w:rFonts w:cs="Calibri"/>
                <w:bCs/>
                <w:color w:val="000000"/>
                <w:sz w:val="20"/>
                <w:szCs w:val="20"/>
                <w:lang w:val="en-US" w:bidi="en-US"/>
              </w:rPr>
              <w:t xml:space="preserve"> shall make or assist in any me</w:t>
            </w:r>
            <w:r w:rsidR="002B2C54" w:rsidRPr="001143F8">
              <w:rPr>
                <w:rFonts w:cs="Calibri"/>
                <w:bCs/>
                <w:color w:val="000000"/>
                <w:sz w:val="20"/>
                <w:szCs w:val="20"/>
                <w:lang w:val="en-US" w:bidi="en-US"/>
              </w:rPr>
              <w:t>dia</w:t>
            </w:r>
            <w:r w:rsidR="00797CFB">
              <w:rPr>
                <w:rFonts w:cs="Calibri"/>
                <w:bCs/>
                <w:color w:val="000000"/>
                <w:sz w:val="20"/>
                <w:szCs w:val="20"/>
                <w:lang w:val="en-US" w:bidi="en-US"/>
              </w:rPr>
              <w:t xml:space="preserve"> release, public statements, social media post</w:t>
            </w:r>
            <w:r w:rsidR="002B2C54" w:rsidRPr="001143F8">
              <w:rPr>
                <w:rFonts w:cs="Calibri"/>
                <w:bCs/>
                <w:color w:val="000000"/>
                <w:sz w:val="20"/>
                <w:szCs w:val="20"/>
                <w:lang w:val="en-US" w:bidi="en-US"/>
              </w:rPr>
              <w:t>, advertis</w:t>
            </w:r>
            <w:r w:rsidR="00797CFB">
              <w:rPr>
                <w:rFonts w:cs="Calibri"/>
                <w:bCs/>
                <w:color w:val="000000"/>
                <w:sz w:val="20"/>
                <w:szCs w:val="20"/>
                <w:lang w:val="en-US" w:bidi="en-US"/>
              </w:rPr>
              <w:t>ement</w:t>
            </w:r>
            <w:r w:rsidR="002B2C54" w:rsidRPr="001143F8">
              <w:rPr>
                <w:rFonts w:cs="Calibri"/>
                <w:bCs/>
                <w:color w:val="000000"/>
                <w:sz w:val="20"/>
                <w:szCs w:val="20"/>
                <w:lang w:val="en-US" w:bidi="en-US"/>
              </w:rPr>
              <w:t xml:space="preserve"> or promotion re</w:t>
            </w:r>
            <w:r w:rsidR="00797CFB">
              <w:rPr>
                <w:rFonts w:cs="Calibri"/>
                <w:bCs/>
                <w:color w:val="000000"/>
                <w:sz w:val="20"/>
                <w:szCs w:val="20"/>
                <w:lang w:val="en-US" w:bidi="en-US"/>
              </w:rPr>
              <w:t xml:space="preserve">lating to </w:t>
            </w:r>
            <w:r w:rsidR="002B2C54" w:rsidRPr="001143F8">
              <w:rPr>
                <w:rFonts w:cs="Calibri"/>
                <w:bCs/>
                <w:color w:val="000000"/>
                <w:sz w:val="20"/>
                <w:szCs w:val="20"/>
                <w:lang w:val="en-US" w:bidi="en-US"/>
              </w:rPr>
              <w:t xml:space="preserve">SC, </w:t>
            </w:r>
            <w:r w:rsidR="00A90F66">
              <w:rPr>
                <w:rFonts w:cs="Calibri"/>
                <w:bCs/>
                <w:color w:val="000000"/>
                <w:sz w:val="20"/>
                <w:szCs w:val="20"/>
                <w:lang w:val="en-US" w:bidi="en-US"/>
              </w:rPr>
              <w:t>UEFA</w:t>
            </w:r>
            <w:r w:rsidR="002B2C54" w:rsidRPr="001143F8">
              <w:rPr>
                <w:rFonts w:cs="Calibri"/>
                <w:bCs/>
                <w:color w:val="000000"/>
                <w:sz w:val="20"/>
                <w:szCs w:val="20"/>
                <w:lang w:val="en-US" w:bidi="en-US"/>
              </w:rPr>
              <w:t>,</w:t>
            </w:r>
            <w:r w:rsidR="00A90F66">
              <w:rPr>
                <w:rFonts w:cs="Calibri"/>
                <w:bCs/>
                <w:color w:val="000000"/>
                <w:sz w:val="20"/>
                <w:szCs w:val="20"/>
                <w:lang w:val="en-US" w:bidi="en-US"/>
              </w:rPr>
              <w:t xml:space="preserve"> CONMEBOL,</w:t>
            </w:r>
            <w:r w:rsidR="002B2C54" w:rsidRPr="001143F8">
              <w:rPr>
                <w:rFonts w:cs="Calibri"/>
                <w:bCs/>
                <w:color w:val="000000"/>
                <w:sz w:val="20"/>
                <w:szCs w:val="20"/>
                <w:lang w:val="en-US" w:bidi="en-US"/>
              </w:rPr>
              <w:t xml:space="preserve"> the </w:t>
            </w:r>
            <w:r w:rsidR="000E1BB4">
              <w:rPr>
                <w:rFonts w:cs="Calibri"/>
                <w:bCs/>
                <w:color w:val="000000"/>
                <w:sz w:val="20"/>
                <w:szCs w:val="20"/>
                <w:lang w:val="en-US" w:bidi="en-US"/>
              </w:rPr>
              <w:t>QFF</w:t>
            </w:r>
            <w:r w:rsidR="002B2C54" w:rsidRPr="001143F8">
              <w:rPr>
                <w:rFonts w:cs="Calibri"/>
                <w:bCs/>
                <w:color w:val="000000"/>
                <w:sz w:val="20"/>
                <w:szCs w:val="20"/>
                <w:lang w:val="en-US" w:bidi="en-US"/>
              </w:rPr>
              <w:t xml:space="preserve"> or</w:t>
            </w:r>
            <w:r w:rsidR="007B1918">
              <w:rPr>
                <w:rFonts w:cs="Calibri"/>
                <w:bCs/>
                <w:color w:val="000000"/>
                <w:sz w:val="20"/>
                <w:szCs w:val="20"/>
                <w:lang w:val="en-US" w:bidi="en-US"/>
              </w:rPr>
              <w:t xml:space="preserve"> the Participation without SC’s p</w:t>
            </w:r>
            <w:r w:rsidR="002B2C54" w:rsidRPr="001143F8">
              <w:rPr>
                <w:rFonts w:cs="Calibri"/>
                <w:bCs/>
                <w:color w:val="000000"/>
                <w:sz w:val="20"/>
                <w:szCs w:val="20"/>
                <w:lang w:val="en-US" w:bidi="en-US"/>
              </w:rPr>
              <w:t>rior written approv</w:t>
            </w:r>
            <w:r w:rsidR="007B1918">
              <w:rPr>
                <w:rFonts w:cs="Calibri"/>
                <w:bCs/>
                <w:color w:val="000000"/>
                <w:sz w:val="20"/>
                <w:szCs w:val="20"/>
                <w:lang w:val="en-US" w:bidi="en-US"/>
              </w:rPr>
              <w:t>al;</w:t>
            </w:r>
          </w:p>
        </w:tc>
        <w:tc>
          <w:tcPr>
            <w:tcW w:w="4855" w:type="dxa"/>
          </w:tcPr>
          <w:p w14:paraId="04BF9004" w14:textId="34831B80" w:rsidR="002B2C54" w:rsidRPr="00985664" w:rsidRDefault="008758D5" w:rsidP="0036174C">
            <w:pPr>
              <w:pStyle w:val="Style8"/>
              <w:numPr>
                <w:ilvl w:val="0"/>
                <w:numId w:val="1"/>
              </w:numPr>
              <w:pBdr>
                <w:top w:val="nil"/>
                <w:left w:val="nil"/>
                <w:bottom w:val="nil"/>
                <w:right w:val="nil"/>
                <w:between w:val="nil"/>
                <w:bar w:val="nil"/>
              </w:pBdr>
              <w:tabs>
                <w:tab w:val="right" w:pos="119"/>
              </w:tabs>
              <w:bidi/>
              <w:spacing w:before="120" w:after="120" w:line="360" w:lineRule="auto"/>
              <w:jc w:val="both"/>
              <w:rPr>
                <w:rFonts w:asciiTheme="minorBidi" w:hAnsiTheme="minorBidi" w:cstheme="minorBidi"/>
                <w:color w:val="000000"/>
                <w:sz w:val="20"/>
                <w:szCs w:val="20"/>
                <w:rtl/>
                <w:lang w:bidi="ar-QA"/>
              </w:rPr>
            </w:pPr>
            <w:r>
              <w:rPr>
                <w:rFonts w:asciiTheme="minorBidi" w:hAnsiTheme="minorBidi" w:cs="Arial" w:hint="cs"/>
                <w:color w:val="000000"/>
                <w:sz w:val="20"/>
                <w:szCs w:val="20"/>
                <w:rtl/>
                <w:lang w:bidi="ar-QA"/>
              </w:rPr>
              <w:t>لا يجوز</w:t>
            </w:r>
            <w:r w:rsidR="00985664" w:rsidRPr="00985664">
              <w:rPr>
                <w:rFonts w:asciiTheme="minorBidi" w:hAnsiTheme="minorBidi" w:cs="Arial"/>
                <w:color w:val="000000"/>
                <w:sz w:val="20"/>
                <w:szCs w:val="20"/>
                <w:rtl/>
                <w:lang w:bidi="ar-QA"/>
              </w:rPr>
              <w:t xml:space="preserve"> </w:t>
            </w:r>
            <w:r>
              <w:rPr>
                <w:rFonts w:asciiTheme="minorBidi" w:hAnsiTheme="minorBidi" w:cs="Arial" w:hint="cs"/>
                <w:color w:val="000000"/>
                <w:sz w:val="20"/>
                <w:szCs w:val="20"/>
                <w:rtl/>
                <w:lang w:bidi="ar-QA"/>
              </w:rPr>
              <w:t>ل</w:t>
            </w:r>
            <w:r w:rsidR="00985664" w:rsidRPr="00985664">
              <w:rPr>
                <w:rFonts w:asciiTheme="minorBidi" w:hAnsiTheme="minorBidi" w:cs="Arial" w:hint="cs"/>
                <w:color w:val="000000"/>
                <w:sz w:val="20"/>
                <w:szCs w:val="20"/>
                <w:rtl/>
                <w:lang w:bidi="ar-QA"/>
              </w:rPr>
              <w:t>ولي</w:t>
            </w:r>
            <w:r w:rsidR="00985664" w:rsidRPr="00985664">
              <w:rPr>
                <w:rFonts w:asciiTheme="minorBidi" w:hAnsiTheme="minorBidi" w:cs="Arial"/>
                <w:color w:val="000000"/>
                <w:sz w:val="20"/>
                <w:szCs w:val="20"/>
                <w:rtl/>
                <w:lang w:bidi="ar-QA"/>
              </w:rPr>
              <w:t xml:space="preserve"> </w:t>
            </w:r>
            <w:r w:rsidR="00985664" w:rsidRPr="00985664">
              <w:rPr>
                <w:rFonts w:asciiTheme="minorBidi" w:hAnsiTheme="minorBidi" w:cs="Arial" w:hint="cs"/>
                <w:color w:val="000000"/>
                <w:sz w:val="20"/>
                <w:szCs w:val="20"/>
                <w:rtl/>
                <w:lang w:bidi="ar-QA"/>
              </w:rPr>
              <w:t>الأمر</w:t>
            </w:r>
            <w:r w:rsidR="00985664" w:rsidRPr="00985664">
              <w:rPr>
                <w:rFonts w:asciiTheme="minorBidi" w:hAnsiTheme="minorBidi" w:cs="Arial"/>
                <w:color w:val="000000"/>
                <w:sz w:val="20"/>
                <w:szCs w:val="20"/>
                <w:rtl/>
                <w:lang w:bidi="ar-QA"/>
              </w:rPr>
              <w:t xml:space="preserve"> </w:t>
            </w:r>
            <w:r w:rsidR="00985664" w:rsidRPr="00985664">
              <w:rPr>
                <w:rFonts w:asciiTheme="minorBidi" w:hAnsiTheme="minorBidi" w:cs="Arial" w:hint="cs"/>
                <w:color w:val="000000"/>
                <w:sz w:val="20"/>
                <w:szCs w:val="20"/>
                <w:rtl/>
                <w:lang w:bidi="ar-QA"/>
              </w:rPr>
              <w:t>أو</w:t>
            </w:r>
            <w:r w:rsidR="00985664" w:rsidRPr="00985664">
              <w:rPr>
                <w:rFonts w:asciiTheme="minorBidi" w:hAnsiTheme="minorBidi" w:cs="Arial"/>
                <w:color w:val="000000"/>
                <w:sz w:val="20"/>
                <w:szCs w:val="20"/>
                <w:rtl/>
                <w:lang w:bidi="ar-QA"/>
              </w:rPr>
              <w:t xml:space="preserve"> </w:t>
            </w:r>
            <w:r w:rsidR="00985664" w:rsidRPr="00985664">
              <w:rPr>
                <w:rFonts w:asciiTheme="minorBidi" w:hAnsiTheme="minorBidi" w:cs="Arial" w:hint="cs"/>
                <w:color w:val="000000"/>
                <w:sz w:val="20"/>
                <w:szCs w:val="20"/>
                <w:rtl/>
                <w:lang w:bidi="ar-QA"/>
              </w:rPr>
              <w:t>الوصي</w:t>
            </w:r>
            <w:r w:rsidR="00985664" w:rsidRPr="00985664">
              <w:rPr>
                <w:rFonts w:asciiTheme="minorBidi" w:hAnsiTheme="minorBidi" w:cs="Arial"/>
                <w:color w:val="000000"/>
                <w:sz w:val="20"/>
                <w:szCs w:val="20"/>
                <w:rtl/>
                <w:lang w:bidi="ar-QA"/>
              </w:rPr>
              <w:t xml:space="preserve"> </w:t>
            </w:r>
            <w:r w:rsidR="00985664" w:rsidRPr="00985664">
              <w:rPr>
                <w:rFonts w:asciiTheme="minorBidi" w:hAnsiTheme="minorBidi" w:cs="Arial" w:hint="cs"/>
                <w:color w:val="000000"/>
                <w:sz w:val="20"/>
                <w:szCs w:val="20"/>
                <w:rtl/>
                <w:lang w:bidi="ar-QA"/>
              </w:rPr>
              <w:t>القانوني</w:t>
            </w:r>
            <w:r w:rsidR="00985664">
              <w:rPr>
                <w:rFonts w:asciiTheme="minorBidi" w:hAnsiTheme="minorBidi" w:cs="Arial" w:hint="cs"/>
                <w:color w:val="000000"/>
                <w:sz w:val="20"/>
                <w:szCs w:val="20"/>
                <w:rtl/>
                <w:lang w:bidi="ar-QA"/>
              </w:rPr>
              <w:t xml:space="preserve"> او المشارك</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إصدار</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المساعدة</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في</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أي</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تصريح</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إعلامي</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بيان</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عام</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منشور</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على</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وسائل</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التواصل</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الاجتماعي</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إعلان</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ترويج</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يتعلق</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بـ</w:t>
            </w:r>
            <w:r>
              <w:rPr>
                <w:rFonts w:asciiTheme="minorBidi" w:hAnsiTheme="minorBidi" w:cs="Arial" w:hint="cs"/>
                <w:color w:val="000000"/>
                <w:sz w:val="20"/>
                <w:szCs w:val="20"/>
                <w:rtl/>
                <w:lang w:bidi="ar-QA"/>
              </w:rPr>
              <w:t>اللجنة العلي</w:t>
            </w:r>
            <w:r w:rsidR="00C93480">
              <w:rPr>
                <w:rFonts w:asciiTheme="minorBidi" w:hAnsiTheme="minorBidi" w:cs="Arial" w:hint="cs"/>
                <w:color w:val="000000"/>
                <w:sz w:val="20"/>
                <w:szCs w:val="20"/>
                <w:rtl/>
                <w:lang w:bidi="ar-QA"/>
              </w:rPr>
              <w:t>ا أو يويفا أو كونميبول</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000E1BB4" w:rsidRPr="000E1BB4">
              <w:rPr>
                <w:rFonts w:asciiTheme="minorBidi" w:hAnsiTheme="minorBidi" w:cs="Arial" w:hint="cs"/>
                <w:color w:val="000000"/>
                <w:sz w:val="20"/>
                <w:szCs w:val="20"/>
                <w:rtl/>
                <w:lang w:bidi="ar-QA"/>
              </w:rPr>
              <w:t>مهرجان</w:t>
            </w:r>
            <w:r w:rsidR="000E1BB4" w:rsidRPr="000E1BB4">
              <w:rPr>
                <w:rFonts w:asciiTheme="minorBidi" w:hAnsiTheme="minorBidi" w:cs="Arial"/>
                <w:color w:val="000000"/>
                <w:sz w:val="20"/>
                <w:szCs w:val="20"/>
                <w:rtl/>
                <w:lang w:bidi="ar-QA"/>
              </w:rPr>
              <w:t xml:space="preserve"> </w:t>
            </w:r>
            <w:r w:rsidR="000E1BB4" w:rsidRPr="000E1BB4">
              <w:rPr>
                <w:rFonts w:asciiTheme="minorBidi" w:hAnsiTheme="minorBidi" w:cs="Arial" w:hint="cs"/>
                <w:color w:val="000000"/>
                <w:sz w:val="20"/>
                <w:szCs w:val="20"/>
                <w:rtl/>
                <w:lang w:bidi="ar-QA"/>
              </w:rPr>
              <w:t>قطر</w:t>
            </w:r>
            <w:r w:rsidR="000E1BB4" w:rsidRPr="000E1BB4">
              <w:rPr>
                <w:rFonts w:asciiTheme="minorBidi" w:hAnsiTheme="minorBidi" w:cs="Arial"/>
                <w:color w:val="000000"/>
                <w:sz w:val="20"/>
                <w:szCs w:val="20"/>
                <w:rtl/>
                <w:lang w:bidi="ar-QA"/>
              </w:rPr>
              <w:t xml:space="preserve"> </w:t>
            </w:r>
            <w:r w:rsidR="000E1BB4" w:rsidRPr="000E1BB4">
              <w:rPr>
                <w:rFonts w:asciiTheme="minorBidi" w:hAnsiTheme="minorBidi" w:cs="Arial" w:hint="cs"/>
                <w:color w:val="000000"/>
                <w:sz w:val="20"/>
                <w:szCs w:val="20"/>
                <w:rtl/>
                <w:lang w:bidi="ar-QA"/>
              </w:rPr>
              <w:t>لكرة</w:t>
            </w:r>
            <w:r w:rsidR="000E1BB4" w:rsidRPr="000E1BB4">
              <w:rPr>
                <w:rFonts w:asciiTheme="minorBidi" w:hAnsiTheme="minorBidi" w:cs="Arial"/>
                <w:color w:val="000000"/>
                <w:sz w:val="20"/>
                <w:szCs w:val="20"/>
                <w:rtl/>
                <w:lang w:bidi="ar-QA"/>
              </w:rPr>
              <w:t xml:space="preserve"> </w:t>
            </w:r>
            <w:r w:rsidR="000E1BB4" w:rsidRPr="000E1BB4">
              <w:rPr>
                <w:rFonts w:asciiTheme="minorBidi" w:hAnsiTheme="minorBidi" w:cs="Arial" w:hint="cs"/>
                <w:color w:val="000000"/>
                <w:sz w:val="20"/>
                <w:szCs w:val="20"/>
                <w:rtl/>
                <w:lang w:bidi="ar-QA"/>
              </w:rPr>
              <w:t>القدم</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أو</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المشاركة</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دون</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الحصول</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على</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موافقة</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كتابية</w:t>
            </w:r>
            <w:r w:rsidRPr="008758D5">
              <w:rPr>
                <w:rFonts w:asciiTheme="minorBidi" w:hAnsiTheme="minorBidi" w:cs="Arial"/>
                <w:color w:val="000000"/>
                <w:sz w:val="20"/>
                <w:szCs w:val="20"/>
                <w:rtl/>
                <w:lang w:bidi="ar-QA"/>
              </w:rPr>
              <w:t xml:space="preserve"> </w:t>
            </w:r>
            <w:r w:rsidRPr="008758D5">
              <w:rPr>
                <w:rFonts w:asciiTheme="minorBidi" w:hAnsiTheme="minorBidi" w:cs="Arial" w:hint="cs"/>
                <w:color w:val="000000"/>
                <w:sz w:val="20"/>
                <w:szCs w:val="20"/>
                <w:rtl/>
                <w:lang w:bidi="ar-QA"/>
              </w:rPr>
              <w:t>مسب</w:t>
            </w:r>
            <w:r>
              <w:rPr>
                <w:rFonts w:asciiTheme="minorBidi" w:hAnsiTheme="minorBidi" w:cs="Arial" w:hint="cs"/>
                <w:color w:val="000000"/>
                <w:sz w:val="20"/>
                <w:szCs w:val="20"/>
                <w:rtl/>
                <w:lang w:bidi="ar-QA"/>
              </w:rPr>
              <w:t xml:space="preserve">قة من اللجنة </w:t>
            </w:r>
            <w:r w:rsidR="00C93480">
              <w:rPr>
                <w:rFonts w:asciiTheme="minorBidi" w:hAnsiTheme="minorBidi" w:cs="Arial" w:hint="cs"/>
                <w:color w:val="000000"/>
                <w:sz w:val="20"/>
                <w:szCs w:val="20"/>
                <w:rtl/>
                <w:lang w:bidi="ar-QA"/>
              </w:rPr>
              <w:t>العليا</w:t>
            </w:r>
            <w:r w:rsidR="00985664" w:rsidRPr="00985664">
              <w:rPr>
                <w:rFonts w:asciiTheme="minorBidi" w:hAnsiTheme="minorBidi" w:cs="Arial" w:hint="cs"/>
                <w:color w:val="000000"/>
                <w:sz w:val="20"/>
                <w:szCs w:val="20"/>
                <w:rtl/>
                <w:lang w:bidi="ar-QA"/>
              </w:rPr>
              <w:t>؛</w:t>
            </w:r>
          </w:p>
        </w:tc>
      </w:tr>
      <w:tr w:rsidR="002B2C54" w14:paraId="3E15650C" w14:textId="77777777" w:rsidTr="00BE1178">
        <w:tc>
          <w:tcPr>
            <w:tcW w:w="4770" w:type="dxa"/>
          </w:tcPr>
          <w:p w14:paraId="02A0C14B" w14:textId="250C5733" w:rsidR="002B2C54" w:rsidRPr="002B2C54" w:rsidRDefault="002B2C54"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sidRPr="001143F8">
              <w:rPr>
                <w:rFonts w:cs="Calibri"/>
                <w:bCs/>
                <w:color w:val="000000"/>
                <w:sz w:val="20"/>
                <w:szCs w:val="20"/>
                <w:lang w:val="en-US" w:bidi="en-US"/>
              </w:rPr>
              <w:lastRenderedPageBreak/>
              <w:t>SC will arrange insurance for the Participant</w:t>
            </w:r>
            <w:r w:rsidR="007B1918">
              <w:rPr>
                <w:rFonts w:cs="Calibri"/>
                <w:bCs/>
                <w:color w:val="000000"/>
                <w:sz w:val="20"/>
                <w:szCs w:val="20"/>
                <w:lang w:val="en-US" w:bidi="en-US"/>
              </w:rPr>
              <w:t xml:space="preserve"> at a level it considers reasonable</w:t>
            </w:r>
            <w:r w:rsidRPr="001143F8">
              <w:rPr>
                <w:rFonts w:cs="Calibri"/>
                <w:bCs/>
                <w:color w:val="000000"/>
                <w:sz w:val="20"/>
                <w:szCs w:val="20"/>
                <w:lang w:val="en-US" w:bidi="en-US"/>
              </w:rPr>
              <w:t xml:space="preserve"> in respect of personal accident or death </w:t>
            </w:r>
            <w:r w:rsidR="007B1918">
              <w:rPr>
                <w:rFonts w:cs="Calibri"/>
                <w:bCs/>
                <w:color w:val="000000"/>
                <w:sz w:val="20"/>
                <w:szCs w:val="20"/>
                <w:lang w:val="en-US" w:bidi="en-US"/>
              </w:rPr>
              <w:t xml:space="preserve">directly </w:t>
            </w:r>
            <w:r w:rsidRPr="001143F8">
              <w:rPr>
                <w:rFonts w:cs="Calibri"/>
                <w:bCs/>
                <w:color w:val="000000"/>
                <w:sz w:val="20"/>
                <w:szCs w:val="20"/>
                <w:lang w:val="en-US" w:bidi="en-US"/>
              </w:rPr>
              <w:t xml:space="preserve">arising </w:t>
            </w:r>
            <w:r w:rsidR="007B1918">
              <w:rPr>
                <w:rFonts w:cs="Calibri"/>
                <w:bCs/>
                <w:color w:val="000000"/>
                <w:sz w:val="20"/>
                <w:szCs w:val="20"/>
                <w:lang w:val="en-US" w:bidi="en-US"/>
              </w:rPr>
              <w:t>from</w:t>
            </w:r>
            <w:r w:rsidRPr="001143F8">
              <w:rPr>
                <w:rFonts w:cs="Calibri"/>
                <w:bCs/>
                <w:color w:val="000000"/>
                <w:sz w:val="20"/>
                <w:szCs w:val="20"/>
                <w:lang w:val="en-US" w:bidi="en-US"/>
              </w:rPr>
              <w:t xml:space="preserve"> the Participation; </w:t>
            </w:r>
          </w:p>
        </w:tc>
        <w:tc>
          <w:tcPr>
            <w:tcW w:w="4855" w:type="dxa"/>
          </w:tcPr>
          <w:p w14:paraId="6C240D0C" w14:textId="512D86FD" w:rsidR="002B2C54" w:rsidRPr="002B2C54" w:rsidRDefault="008758D5" w:rsidP="002B2C54">
            <w:pPr>
              <w:pStyle w:val="Style8"/>
              <w:widowControl/>
              <w:numPr>
                <w:ilvl w:val="0"/>
                <w:numId w:val="1"/>
              </w:numPr>
              <w:pBdr>
                <w:top w:val="nil"/>
                <w:left w:val="nil"/>
                <w:bottom w:val="nil"/>
                <w:right w:val="nil"/>
                <w:between w:val="nil"/>
                <w:bar w:val="nil"/>
              </w:pBdr>
              <w:bidi/>
              <w:spacing w:before="120" w:after="120" w:line="360" w:lineRule="auto"/>
              <w:ind w:left="479" w:hanging="314"/>
              <w:jc w:val="both"/>
              <w:rPr>
                <w:rFonts w:asciiTheme="minorBidi" w:hAnsiTheme="minorBidi" w:cstheme="minorBidi"/>
                <w:b/>
                <w:bCs/>
                <w:color w:val="000000"/>
                <w:sz w:val="20"/>
                <w:szCs w:val="20"/>
                <w:rtl/>
              </w:rPr>
            </w:pPr>
            <w:r>
              <w:rPr>
                <w:rFonts w:asciiTheme="minorBidi" w:hAnsiTheme="minorBidi" w:cstheme="minorBidi" w:hint="cs"/>
                <w:color w:val="000000"/>
                <w:sz w:val="20"/>
                <w:szCs w:val="20"/>
                <w:rtl/>
                <w:lang w:bidi="ar-QA"/>
              </w:rPr>
              <w:t xml:space="preserve">ستوفر </w:t>
            </w:r>
            <w:r w:rsidRPr="004B3AAA">
              <w:rPr>
                <w:rFonts w:asciiTheme="minorBidi" w:hAnsiTheme="minorBidi" w:cstheme="minorBidi"/>
                <w:color w:val="000000"/>
                <w:sz w:val="20"/>
                <w:szCs w:val="20"/>
                <w:rtl/>
                <w:lang w:bidi="ar-QA"/>
              </w:rPr>
              <w:t xml:space="preserve">اللجنة </w:t>
            </w:r>
            <w:r w:rsidR="002B2C54" w:rsidRPr="004B3AAA">
              <w:rPr>
                <w:rFonts w:asciiTheme="minorBidi" w:hAnsiTheme="minorBidi" w:cstheme="minorBidi"/>
                <w:color w:val="000000"/>
                <w:sz w:val="20"/>
                <w:szCs w:val="20"/>
                <w:rtl/>
                <w:lang w:bidi="ar-QA"/>
              </w:rPr>
              <w:t>العليا</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التغطية</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التأمينية</w:t>
            </w:r>
            <w:r w:rsidR="002B2C54" w:rsidRPr="004B3AAA">
              <w:rPr>
                <w:rFonts w:asciiTheme="minorBidi" w:hAnsiTheme="minorBidi" w:cstheme="minorBidi"/>
                <w:color w:val="000000"/>
                <w:sz w:val="20"/>
                <w:szCs w:val="20"/>
                <w:rtl/>
              </w:rPr>
              <w:t xml:space="preserve"> </w:t>
            </w:r>
            <w:r>
              <w:rPr>
                <w:rFonts w:asciiTheme="minorBidi" w:hAnsiTheme="minorBidi" w:cstheme="minorBidi" w:hint="cs"/>
                <w:color w:val="000000"/>
                <w:sz w:val="20"/>
                <w:szCs w:val="20"/>
                <w:rtl/>
                <w:lang w:bidi="ar-QA"/>
              </w:rPr>
              <w:t xml:space="preserve">للمشارك </w:t>
            </w:r>
            <w:r w:rsidR="002B2C54" w:rsidRPr="004B3AAA">
              <w:rPr>
                <w:rFonts w:asciiTheme="minorBidi" w:hAnsiTheme="minorBidi" w:cstheme="minorBidi"/>
                <w:color w:val="000000"/>
                <w:sz w:val="20"/>
                <w:szCs w:val="20"/>
                <w:rtl/>
                <w:lang w:bidi="ar-QA"/>
              </w:rPr>
              <w:t>حسب</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المستوى</w:t>
            </w:r>
            <w:r w:rsidR="002B2C54" w:rsidRPr="004B3AAA">
              <w:rPr>
                <w:rFonts w:asciiTheme="minorBidi" w:hAnsiTheme="minorBidi" w:cstheme="minorBidi"/>
                <w:color w:val="000000"/>
                <w:sz w:val="20"/>
                <w:szCs w:val="20"/>
                <w:rtl/>
              </w:rPr>
              <w:t xml:space="preserve"> </w:t>
            </w:r>
            <w:r w:rsidR="006C67C9">
              <w:rPr>
                <w:rFonts w:asciiTheme="minorBidi" w:hAnsiTheme="minorBidi" w:cstheme="minorBidi" w:hint="cs"/>
                <w:color w:val="000000"/>
                <w:sz w:val="20"/>
                <w:szCs w:val="20"/>
                <w:rtl/>
                <w:lang w:bidi="ar-QA"/>
              </w:rPr>
              <w:t>التي تراها اللجنة العلي</w:t>
            </w:r>
            <w:r w:rsidR="008106A0">
              <w:rPr>
                <w:rFonts w:asciiTheme="minorBidi" w:hAnsiTheme="minorBidi" w:cstheme="minorBidi" w:hint="cs"/>
                <w:color w:val="000000"/>
                <w:sz w:val="20"/>
                <w:szCs w:val="20"/>
                <w:rtl/>
                <w:lang w:bidi="ar-QA"/>
              </w:rPr>
              <w:t>ا</w:t>
            </w:r>
            <w:r w:rsidR="006C67C9">
              <w:rPr>
                <w:rFonts w:asciiTheme="minorBidi" w:hAnsiTheme="minorBidi" w:cstheme="minorBidi" w:hint="cs"/>
                <w:color w:val="000000"/>
                <w:sz w:val="20"/>
                <w:szCs w:val="20"/>
                <w:rtl/>
                <w:lang w:bidi="ar-QA"/>
              </w:rPr>
              <w:t xml:space="preserve"> </w:t>
            </w:r>
            <w:r w:rsidR="007F6E7B">
              <w:rPr>
                <w:rFonts w:asciiTheme="minorBidi" w:hAnsiTheme="minorBidi" w:cstheme="minorBidi" w:hint="cs"/>
                <w:color w:val="000000"/>
                <w:sz w:val="20"/>
                <w:szCs w:val="20"/>
                <w:rtl/>
                <w:lang w:bidi="ar-QA"/>
              </w:rPr>
              <w:t>مناسب</w:t>
            </w:r>
            <w:r w:rsidR="006C67C9">
              <w:rPr>
                <w:rFonts w:asciiTheme="minorBidi" w:hAnsiTheme="minorBidi" w:cstheme="minorBidi" w:hint="cs"/>
                <w:color w:val="000000"/>
                <w:sz w:val="20"/>
                <w:szCs w:val="20"/>
                <w:rtl/>
                <w:lang w:bidi="ar-QA"/>
              </w:rPr>
              <w:t xml:space="preserve"> </w:t>
            </w:r>
            <w:r w:rsidR="002B2C54" w:rsidRPr="004B3AAA">
              <w:rPr>
                <w:rFonts w:asciiTheme="minorBidi" w:hAnsiTheme="minorBidi" w:cstheme="minorBidi"/>
                <w:color w:val="000000"/>
                <w:sz w:val="20"/>
                <w:szCs w:val="20"/>
                <w:rtl/>
                <w:lang w:bidi="ar-QA"/>
              </w:rPr>
              <w:t>فيما</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يتعلق</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بالحوادث</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الشخصية</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أو</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الموت</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الناتج</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بشكل</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مُباشر</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عن</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tl/>
                <w:lang w:bidi="ar-QA"/>
              </w:rPr>
              <w:t>المُشاركة؛</w:t>
            </w:r>
            <w:r w:rsidR="002B2C54" w:rsidRPr="004B3AAA">
              <w:rPr>
                <w:rFonts w:asciiTheme="minorBidi" w:hAnsiTheme="minorBidi" w:cstheme="minorBidi"/>
                <w:color w:val="000000"/>
                <w:sz w:val="20"/>
                <w:szCs w:val="20"/>
                <w:rtl/>
              </w:rPr>
              <w:t xml:space="preserve"> </w:t>
            </w:r>
            <w:r w:rsidR="002B2C54" w:rsidRPr="004B3AAA">
              <w:rPr>
                <w:rFonts w:asciiTheme="minorBidi" w:hAnsiTheme="minorBidi" w:cstheme="minorBidi"/>
                <w:color w:val="000000"/>
                <w:sz w:val="20"/>
                <w:szCs w:val="20"/>
              </w:rPr>
              <w:t xml:space="preserve"> </w:t>
            </w:r>
          </w:p>
        </w:tc>
      </w:tr>
      <w:tr w:rsidR="002B2C54" w14:paraId="61E9A81E" w14:textId="77777777" w:rsidTr="00BE1178">
        <w:tc>
          <w:tcPr>
            <w:tcW w:w="4770" w:type="dxa"/>
          </w:tcPr>
          <w:p w14:paraId="04C62FFB" w14:textId="2B40E32E" w:rsidR="008864D5" w:rsidRPr="002B2C54" w:rsidRDefault="001174C0" w:rsidP="008864D5">
            <w:pPr>
              <w:pStyle w:val="ListParagraph"/>
              <w:numPr>
                <w:ilvl w:val="0"/>
                <w:numId w:val="1"/>
              </w:numPr>
              <w:autoSpaceDE w:val="0"/>
              <w:autoSpaceDN w:val="0"/>
              <w:adjustRightInd w:val="0"/>
              <w:spacing w:before="120" w:after="120"/>
              <w:jc w:val="both"/>
              <w:rPr>
                <w:rFonts w:ascii="Calibri" w:hAnsi="Calibri" w:cs="Calibri"/>
                <w:bCs/>
                <w:color w:val="000000"/>
                <w:sz w:val="20"/>
                <w:szCs w:val="20"/>
                <w:lang w:bidi="en-US"/>
              </w:rPr>
            </w:pPr>
            <w:r>
              <w:rPr>
                <w:rFonts w:ascii="Calibri" w:hAnsi="Calibri" w:cs="Calibri"/>
                <w:bCs/>
                <w:color w:val="000000"/>
                <w:sz w:val="20"/>
                <w:szCs w:val="20"/>
                <w:lang w:bidi="en-US"/>
              </w:rPr>
              <w:t>t</w:t>
            </w:r>
            <w:r w:rsidRPr="001174C0">
              <w:rPr>
                <w:rFonts w:ascii="Calibri" w:hAnsi="Calibri" w:cs="Calibri"/>
                <w:bCs/>
                <w:color w:val="000000"/>
                <w:sz w:val="20"/>
                <w:szCs w:val="20"/>
                <w:lang w:bidi="en-US"/>
              </w:rPr>
              <w:t xml:space="preserve">he Participation may be documented and/or filmed, and the Participant’s name, voice, image, and likeness may be captured while present at or around </w:t>
            </w:r>
            <w:r w:rsidR="000E1BB4">
              <w:rPr>
                <w:rFonts w:ascii="Calibri" w:hAnsi="Calibri" w:cs="Calibri"/>
                <w:bCs/>
                <w:color w:val="000000"/>
                <w:sz w:val="20"/>
                <w:szCs w:val="20"/>
                <w:lang w:bidi="en-US"/>
              </w:rPr>
              <w:t>QFF</w:t>
            </w:r>
            <w:r w:rsidRPr="001174C0">
              <w:rPr>
                <w:rFonts w:ascii="Calibri" w:hAnsi="Calibri" w:cs="Calibri"/>
                <w:bCs/>
                <w:color w:val="000000"/>
                <w:sz w:val="20"/>
                <w:szCs w:val="20"/>
                <w:lang w:bidi="en-US"/>
              </w:rPr>
              <w:t xml:space="preserve">. SC, </w:t>
            </w:r>
            <w:r w:rsidR="00932E84">
              <w:rPr>
                <w:rFonts w:ascii="Calibri" w:hAnsi="Calibri" w:cs="Calibri"/>
                <w:bCs/>
                <w:color w:val="000000"/>
                <w:sz w:val="20"/>
                <w:szCs w:val="20"/>
                <w:lang w:bidi="en-US"/>
              </w:rPr>
              <w:t>UEFA</w:t>
            </w:r>
            <w:r w:rsidRPr="001174C0">
              <w:rPr>
                <w:rFonts w:ascii="Calibri" w:hAnsi="Calibri" w:cs="Calibri"/>
                <w:bCs/>
                <w:color w:val="000000"/>
                <w:sz w:val="20"/>
                <w:szCs w:val="20"/>
                <w:lang w:bidi="en-US"/>
              </w:rPr>
              <w:t>,</w:t>
            </w:r>
            <w:r w:rsidR="00932E84">
              <w:rPr>
                <w:rFonts w:ascii="Calibri" w:hAnsi="Calibri" w:cs="Calibri"/>
                <w:bCs/>
                <w:color w:val="000000"/>
                <w:sz w:val="20"/>
                <w:szCs w:val="20"/>
                <w:lang w:bidi="en-US"/>
              </w:rPr>
              <w:t xml:space="preserve"> CONMEBOL,</w:t>
            </w:r>
            <w:r w:rsidRPr="001174C0">
              <w:rPr>
                <w:rFonts w:ascii="Calibri" w:hAnsi="Calibri" w:cs="Calibri"/>
                <w:bCs/>
                <w:color w:val="000000"/>
                <w:sz w:val="20"/>
                <w:szCs w:val="20"/>
                <w:lang w:bidi="en-US"/>
              </w:rPr>
              <w:t xml:space="preserve"> and their affiliates may use such materials worldwide, in any media (current or future), for promotional, commercial, internal, or broadcast purposes, free of charge, for the maximum period permitted by law. The Parent/Legal Guardian expressly consents to such use and, on an irrevocable, worldwide, and perpetual basis, waives all rights to object to such recording, use, broadcast, transmission, or dissemination, as well as any related copyright or other intellectual property rights in such materials</w:t>
            </w:r>
            <w:r w:rsidR="00ED4AB0">
              <w:rPr>
                <w:rFonts w:ascii="Calibri" w:hAnsi="Calibri" w:cs="Calibri"/>
                <w:bCs/>
                <w:color w:val="000000"/>
                <w:sz w:val="20"/>
                <w:szCs w:val="20"/>
                <w:lang w:bidi="en-US"/>
              </w:rPr>
              <w:t>; and</w:t>
            </w:r>
          </w:p>
          <w:p w14:paraId="3E44E6A4" w14:textId="6660D48C" w:rsidR="002B2C54" w:rsidRPr="002B2C54" w:rsidRDefault="002B2C54" w:rsidP="002B2C54">
            <w:pPr>
              <w:pStyle w:val="ListParagraph"/>
              <w:spacing w:before="120" w:after="120"/>
              <w:jc w:val="both"/>
              <w:rPr>
                <w:rFonts w:ascii="Calibri" w:hAnsi="Calibri" w:cs="Calibri"/>
                <w:bCs/>
                <w:color w:val="000000"/>
                <w:sz w:val="20"/>
                <w:szCs w:val="20"/>
                <w:lang w:bidi="en-US"/>
              </w:rPr>
            </w:pPr>
          </w:p>
        </w:tc>
        <w:tc>
          <w:tcPr>
            <w:tcW w:w="4855" w:type="dxa"/>
          </w:tcPr>
          <w:p w14:paraId="7450FC3D" w14:textId="1B436723" w:rsidR="002B2C54" w:rsidRPr="002B2C54" w:rsidRDefault="002B2C54" w:rsidP="002B2C54">
            <w:pPr>
              <w:pStyle w:val="ListParagraph"/>
              <w:numPr>
                <w:ilvl w:val="0"/>
                <w:numId w:val="1"/>
              </w:numPr>
              <w:autoSpaceDE w:val="0"/>
              <w:autoSpaceDN w:val="0"/>
              <w:bidi/>
              <w:adjustRightInd w:val="0"/>
              <w:spacing w:before="120" w:after="120" w:line="360" w:lineRule="auto"/>
              <w:ind w:left="555" w:hanging="390"/>
              <w:jc w:val="both"/>
              <w:rPr>
                <w:rFonts w:asciiTheme="minorBidi" w:hAnsiTheme="minorBidi"/>
                <w:b/>
                <w:bCs/>
                <w:color w:val="000000"/>
                <w:sz w:val="20"/>
                <w:szCs w:val="20"/>
                <w:rtl/>
              </w:rPr>
            </w:pPr>
            <w:r w:rsidRPr="004B3AAA">
              <w:rPr>
                <w:rFonts w:asciiTheme="minorBidi" w:hAnsiTheme="minorBidi"/>
                <w:color w:val="000000"/>
                <w:sz w:val="20"/>
                <w:szCs w:val="20"/>
                <w:rtl/>
                <w:lang w:bidi="ar-QA"/>
              </w:rPr>
              <w:t>يجوز</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توثيق</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المُشاركة</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وتصويرها،</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ويُسمح</w:t>
            </w:r>
            <w:r w:rsidRPr="004B3AAA">
              <w:rPr>
                <w:rFonts w:asciiTheme="minorBidi" w:hAnsiTheme="minorBidi"/>
                <w:color w:val="000000"/>
                <w:sz w:val="20"/>
                <w:szCs w:val="20"/>
                <w:rtl/>
              </w:rPr>
              <w:t xml:space="preserve"> </w:t>
            </w:r>
            <w:r w:rsidR="006C67C9">
              <w:rPr>
                <w:rFonts w:asciiTheme="minorBidi" w:hAnsiTheme="minorBidi" w:hint="cs"/>
                <w:color w:val="000000"/>
                <w:sz w:val="20"/>
                <w:szCs w:val="20"/>
                <w:rtl/>
              </w:rPr>
              <w:t>استخدام اسم وصوت وصورة</w:t>
            </w:r>
            <w:r w:rsidR="00B0473A">
              <w:rPr>
                <w:rFonts w:asciiTheme="minorBidi" w:hAnsiTheme="minorBidi" w:hint="cs"/>
                <w:color w:val="000000"/>
                <w:sz w:val="20"/>
                <w:szCs w:val="20"/>
                <w:rtl/>
              </w:rPr>
              <w:t xml:space="preserve"> وشكل المشارك</w:t>
            </w:r>
            <w:r w:rsidR="00B0473A">
              <w:rPr>
                <w:rFonts w:hint="cs"/>
                <w:rtl/>
              </w:rPr>
              <w:t xml:space="preserve"> </w:t>
            </w:r>
            <w:r w:rsidR="00B0473A" w:rsidRPr="00B0473A">
              <w:rPr>
                <w:rFonts w:asciiTheme="minorBidi" w:hAnsiTheme="minorBidi" w:cs="Arial" w:hint="cs"/>
                <w:color w:val="000000"/>
                <w:sz w:val="20"/>
                <w:szCs w:val="20"/>
                <w:rtl/>
              </w:rPr>
              <w:t>أثناء</w:t>
            </w:r>
            <w:r w:rsidR="00B0473A" w:rsidRPr="00B0473A">
              <w:rPr>
                <w:rFonts w:asciiTheme="minorBidi" w:hAnsiTheme="minorBidi" w:cs="Arial"/>
                <w:color w:val="000000"/>
                <w:sz w:val="20"/>
                <w:szCs w:val="20"/>
                <w:rtl/>
              </w:rPr>
              <w:t xml:space="preserve"> </w:t>
            </w:r>
            <w:r w:rsidR="00B0473A">
              <w:rPr>
                <w:rFonts w:asciiTheme="minorBidi" w:hAnsiTheme="minorBidi" w:cs="Arial" w:hint="cs"/>
                <w:color w:val="000000"/>
                <w:sz w:val="20"/>
                <w:szCs w:val="20"/>
                <w:rtl/>
              </w:rPr>
              <w:t>وجوده</w:t>
            </w:r>
            <w:r w:rsidR="00B0473A" w:rsidRPr="00B0473A">
              <w:rPr>
                <w:rFonts w:asciiTheme="minorBidi" w:hAnsiTheme="minorBidi" w:cs="Arial"/>
                <w:color w:val="000000"/>
                <w:sz w:val="20"/>
                <w:szCs w:val="20"/>
                <w:rtl/>
              </w:rPr>
              <w:t xml:space="preserve"> </w:t>
            </w:r>
            <w:r w:rsidR="00B0473A" w:rsidRPr="00B0473A">
              <w:rPr>
                <w:rFonts w:asciiTheme="minorBidi" w:hAnsiTheme="minorBidi" w:cs="Arial" w:hint="cs"/>
                <w:color w:val="000000"/>
                <w:sz w:val="20"/>
                <w:szCs w:val="20"/>
                <w:rtl/>
              </w:rPr>
              <w:t>في</w:t>
            </w:r>
            <w:r w:rsidR="00B0473A" w:rsidRPr="00B0473A">
              <w:rPr>
                <w:rFonts w:asciiTheme="minorBidi" w:hAnsiTheme="minorBidi" w:cs="Arial"/>
                <w:color w:val="000000"/>
                <w:sz w:val="20"/>
                <w:szCs w:val="20"/>
                <w:rtl/>
              </w:rPr>
              <w:t xml:space="preserve"> </w:t>
            </w:r>
            <w:r w:rsidR="00B0473A" w:rsidRPr="00B0473A">
              <w:rPr>
                <w:rFonts w:asciiTheme="minorBidi" w:hAnsiTheme="minorBidi" w:cs="Arial" w:hint="cs"/>
                <w:color w:val="000000"/>
                <w:sz w:val="20"/>
                <w:szCs w:val="20"/>
                <w:rtl/>
              </w:rPr>
              <w:t>أو</w:t>
            </w:r>
            <w:r w:rsidR="00B0473A" w:rsidRPr="00B0473A">
              <w:rPr>
                <w:rFonts w:asciiTheme="minorBidi" w:hAnsiTheme="minorBidi" w:cs="Arial"/>
                <w:color w:val="000000"/>
                <w:sz w:val="20"/>
                <w:szCs w:val="20"/>
                <w:rtl/>
              </w:rPr>
              <w:t xml:space="preserve"> </w:t>
            </w:r>
            <w:r w:rsidR="00B0473A" w:rsidRPr="00B0473A">
              <w:rPr>
                <w:rFonts w:asciiTheme="minorBidi" w:hAnsiTheme="minorBidi" w:cs="Arial" w:hint="cs"/>
                <w:color w:val="000000"/>
                <w:sz w:val="20"/>
                <w:szCs w:val="20"/>
                <w:rtl/>
              </w:rPr>
              <w:t>حول</w:t>
            </w:r>
            <w:r w:rsidR="00B0473A">
              <w:rPr>
                <w:rFonts w:hint="cs"/>
                <w:rtl/>
              </w:rPr>
              <w:t xml:space="preserve"> </w:t>
            </w:r>
            <w:r w:rsidR="000E1BB4" w:rsidRPr="000E1BB4">
              <w:rPr>
                <w:rFonts w:cs="Arial" w:hint="cs"/>
                <w:rtl/>
              </w:rPr>
              <w:t>مهرجان</w:t>
            </w:r>
            <w:r w:rsidR="000E1BB4" w:rsidRPr="000E1BB4">
              <w:rPr>
                <w:rFonts w:cs="Arial"/>
                <w:rtl/>
              </w:rPr>
              <w:t xml:space="preserve"> </w:t>
            </w:r>
            <w:r w:rsidR="000E1BB4" w:rsidRPr="000E1BB4">
              <w:rPr>
                <w:rFonts w:cs="Arial" w:hint="cs"/>
                <w:rtl/>
              </w:rPr>
              <w:t>قطر</w:t>
            </w:r>
            <w:r w:rsidR="000E1BB4" w:rsidRPr="000E1BB4">
              <w:rPr>
                <w:rFonts w:cs="Arial"/>
                <w:rtl/>
              </w:rPr>
              <w:t xml:space="preserve"> </w:t>
            </w:r>
            <w:r w:rsidR="000E1BB4" w:rsidRPr="000E1BB4">
              <w:rPr>
                <w:rFonts w:cs="Arial" w:hint="cs"/>
                <w:rtl/>
              </w:rPr>
              <w:t>لكرة</w:t>
            </w:r>
            <w:r w:rsidR="000E1BB4" w:rsidRPr="000E1BB4">
              <w:rPr>
                <w:rFonts w:cs="Arial"/>
                <w:rtl/>
              </w:rPr>
              <w:t xml:space="preserve"> </w:t>
            </w:r>
            <w:r w:rsidR="000E1BB4" w:rsidRPr="000E1BB4">
              <w:rPr>
                <w:rFonts w:cs="Arial" w:hint="cs"/>
                <w:rtl/>
              </w:rPr>
              <w:t>القدم</w:t>
            </w:r>
            <w:r w:rsidR="00B0473A">
              <w:rPr>
                <w:rFonts w:asciiTheme="minorBidi" w:hAnsiTheme="minorBidi" w:cs="Arial" w:hint="cs"/>
                <w:color w:val="000000"/>
                <w:sz w:val="20"/>
                <w:szCs w:val="20"/>
                <w:rtl/>
              </w:rPr>
              <w:t xml:space="preserve">. </w:t>
            </w:r>
            <w:r w:rsidR="006C67C9">
              <w:rPr>
                <w:rFonts w:asciiTheme="minorBidi" w:hAnsiTheme="minorBidi" w:hint="cs"/>
                <w:color w:val="000000"/>
                <w:sz w:val="20"/>
                <w:szCs w:val="20"/>
                <w:rtl/>
              </w:rPr>
              <w:t xml:space="preserve"> </w:t>
            </w:r>
            <w:r w:rsidR="00B0473A">
              <w:rPr>
                <w:rFonts w:asciiTheme="minorBidi" w:hAnsiTheme="minorBidi" w:hint="cs"/>
                <w:color w:val="000000"/>
                <w:sz w:val="20"/>
                <w:szCs w:val="20"/>
                <w:rtl/>
                <w:lang w:bidi="ar-QA"/>
              </w:rPr>
              <w:t>ي</w:t>
            </w:r>
            <w:r w:rsidR="0041142A">
              <w:rPr>
                <w:rFonts w:asciiTheme="minorBidi" w:hAnsiTheme="minorBidi" w:hint="cs"/>
                <w:color w:val="000000"/>
                <w:sz w:val="20"/>
                <w:szCs w:val="20"/>
                <w:rtl/>
                <w:lang w:bidi="ar-QA"/>
              </w:rPr>
              <w:t xml:space="preserve">مكن </w:t>
            </w:r>
            <w:r w:rsidRPr="004B3AAA">
              <w:rPr>
                <w:rFonts w:asciiTheme="minorBidi" w:hAnsiTheme="minorBidi"/>
                <w:color w:val="000000"/>
                <w:sz w:val="20"/>
                <w:szCs w:val="20"/>
                <w:rtl/>
                <w:lang w:bidi="ar-QA"/>
              </w:rPr>
              <w:t>للجنة العليا</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أو</w:t>
            </w:r>
            <w:r w:rsidRPr="004B3AAA">
              <w:rPr>
                <w:rFonts w:asciiTheme="minorBidi" w:hAnsiTheme="minorBidi"/>
                <w:color w:val="000000"/>
                <w:sz w:val="20"/>
                <w:szCs w:val="20"/>
                <w:rtl/>
              </w:rPr>
              <w:t xml:space="preserve"> </w:t>
            </w:r>
            <w:r w:rsidR="00A82728">
              <w:rPr>
                <w:rFonts w:asciiTheme="minorBidi" w:hAnsiTheme="minorBidi" w:hint="cs"/>
                <w:color w:val="000000"/>
                <w:sz w:val="20"/>
                <w:szCs w:val="20"/>
                <w:rtl/>
              </w:rPr>
              <w:t xml:space="preserve">يويفا أو كونميبول </w:t>
            </w:r>
            <w:r w:rsidRPr="004B3AAA">
              <w:rPr>
                <w:rFonts w:asciiTheme="minorBidi" w:hAnsiTheme="minorBidi"/>
                <w:color w:val="000000"/>
                <w:sz w:val="20"/>
                <w:szCs w:val="20"/>
                <w:rtl/>
                <w:lang w:bidi="ar-QA"/>
              </w:rPr>
              <w:t>أو</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الشركات</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التابعة</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لهم</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استخدام</w:t>
            </w:r>
            <w:r w:rsidRPr="004B3AAA">
              <w:rPr>
                <w:rFonts w:asciiTheme="minorBidi" w:hAnsiTheme="minorBidi"/>
                <w:color w:val="000000"/>
                <w:sz w:val="20"/>
                <w:szCs w:val="20"/>
                <w:rtl/>
              </w:rPr>
              <w:t xml:space="preserve"> </w:t>
            </w:r>
            <w:r w:rsidR="00B0473A">
              <w:rPr>
                <w:rFonts w:asciiTheme="minorBidi" w:hAnsiTheme="minorBidi" w:hint="cs"/>
                <w:color w:val="000000"/>
                <w:sz w:val="20"/>
                <w:szCs w:val="20"/>
                <w:rtl/>
                <w:lang w:bidi="ar-QA"/>
              </w:rPr>
              <w:t xml:space="preserve">هذه </w:t>
            </w:r>
            <w:r w:rsidRPr="004B3AAA">
              <w:rPr>
                <w:rFonts w:asciiTheme="minorBidi" w:hAnsiTheme="minorBidi"/>
                <w:color w:val="000000"/>
                <w:sz w:val="20"/>
                <w:szCs w:val="20"/>
                <w:rtl/>
                <w:lang w:bidi="ar-QA"/>
              </w:rPr>
              <w:t>المواد</w:t>
            </w:r>
            <w:r w:rsidR="00B0473A">
              <w:rPr>
                <w:rFonts w:hint="cs"/>
                <w:rtl/>
              </w:rPr>
              <w:t xml:space="preserve"> </w:t>
            </w:r>
            <w:r w:rsidR="00B0473A" w:rsidRPr="00B0473A">
              <w:rPr>
                <w:rFonts w:asciiTheme="minorBidi" w:hAnsiTheme="minorBidi" w:cs="Arial" w:hint="cs"/>
                <w:color w:val="000000"/>
                <w:sz w:val="20"/>
                <w:szCs w:val="20"/>
                <w:rtl/>
                <w:lang w:bidi="ar-QA"/>
              </w:rPr>
              <w:t>في</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جميع</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أنحاء</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العالم،</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في</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أي</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وسائط</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حالياً</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أو</w:t>
            </w:r>
            <w:r w:rsidR="00B0473A" w:rsidRPr="00B0473A">
              <w:rPr>
                <w:rFonts w:asciiTheme="minorBidi" w:hAnsiTheme="minorBidi" w:cs="Arial"/>
                <w:color w:val="000000"/>
                <w:sz w:val="20"/>
                <w:szCs w:val="20"/>
                <w:rtl/>
                <w:lang w:bidi="ar-QA"/>
              </w:rPr>
              <w:t xml:space="preserve"> </w:t>
            </w:r>
            <w:r w:rsidR="00B0473A" w:rsidRPr="00B0473A">
              <w:rPr>
                <w:rFonts w:asciiTheme="minorBidi" w:hAnsiTheme="minorBidi" w:cs="Arial" w:hint="cs"/>
                <w:color w:val="000000"/>
                <w:sz w:val="20"/>
                <w:szCs w:val="20"/>
                <w:rtl/>
                <w:lang w:bidi="ar-QA"/>
              </w:rPr>
              <w:t>مستقبلاً</w:t>
            </w:r>
            <w:r w:rsidR="00B0473A" w:rsidRPr="00B0473A">
              <w:rPr>
                <w:rFonts w:asciiTheme="minorBidi" w:hAnsiTheme="minorBidi" w:cs="Arial"/>
                <w:color w:val="000000"/>
                <w:sz w:val="20"/>
                <w:szCs w:val="20"/>
                <w:rtl/>
                <w:lang w:bidi="ar-QA"/>
              </w:rPr>
              <w:t>)</w:t>
            </w:r>
            <w:r w:rsidR="00B0473A" w:rsidRPr="00B0473A">
              <w:rPr>
                <w:rFonts w:asciiTheme="minorBidi" w:hAnsiTheme="minorBidi" w:cs="Arial" w:hint="cs"/>
                <w:color w:val="000000"/>
                <w:sz w:val="20"/>
                <w:szCs w:val="20"/>
                <w:rtl/>
                <w:lang w:bidi="ar-QA"/>
              </w:rPr>
              <w:t>،</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في</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الأغراض</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الترويجية</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أو</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التجارية</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أو</w:t>
            </w:r>
            <w:r w:rsidRPr="004B3AAA">
              <w:rPr>
                <w:rFonts w:asciiTheme="minorBidi" w:hAnsiTheme="minorBidi"/>
                <w:color w:val="000000"/>
                <w:sz w:val="20"/>
                <w:szCs w:val="20"/>
                <w:rtl/>
              </w:rPr>
              <w:t xml:space="preserve"> </w:t>
            </w:r>
            <w:r w:rsidRPr="004B3AAA">
              <w:rPr>
                <w:rFonts w:asciiTheme="minorBidi" w:hAnsiTheme="minorBidi"/>
                <w:color w:val="000000"/>
                <w:sz w:val="20"/>
                <w:szCs w:val="20"/>
                <w:rtl/>
                <w:lang w:bidi="ar-QA"/>
              </w:rPr>
              <w:t>الداخلية</w:t>
            </w:r>
            <w:r w:rsidR="00371BDD">
              <w:rPr>
                <w:rFonts w:asciiTheme="minorBidi" w:hAnsiTheme="minorBidi" w:hint="cs"/>
                <w:color w:val="000000"/>
                <w:sz w:val="20"/>
                <w:szCs w:val="20"/>
                <w:rtl/>
                <w:lang w:bidi="ar-QA"/>
              </w:rPr>
              <w:t xml:space="preserve"> أو للبث</w:t>
            </w:r>
            <w:r w:rsidRPr="004B3AAA">
              <w:rPr>
                <w:rFonts w:asciiTheme="minorBidi" w:hAnsiTheme="minorBidi"/>
                <w:color w:val="000000"/>
                <w:sz w:val="20"/>
                <w:szCs w:val="20"/>
                <w:rtl/>
              </w:rPr>
              <w:t xml:space="preserve"> </w:t>
            </w:r>
            <w:r w:rsidR="00371BDD" w:rsidRPr="00371BDD">
              <w:rPr>
                <w:rFonts w:asciiTheme="minorBidi" w:hAnsiTheme="minorBidi" w:cs="Arial" w:hint="cs"/>
                <w:color w:val="000000"/>
                <w:sz w:val="20"/>
                <w:szCs w:val="20"/>
                <w:rtl/>
                <w:lang w:bidi="ar-QA"/>
              </w:rPr>
              <w:t>مجاناً،</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لأقصى</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فترة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يسمح</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بها</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القانون</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يوافق</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ولي</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الأمر</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أو</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الوصي</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القانوني</w:t>
            </w:r>
            <w:r w:rsidR="0041142A">
              <w:rPr>
                <w:rFonts w:asciiTheme="minorBidi" w:hAnsiTheme="minorBidi" w:cs="Arial" w:hint="cs"/>
                <w:color w:val="000000"/>
                <w:sz w:val="20"/>
                <w:szCs w:val="20"/>
                <w:rtl/>
                <w:lang w:bidi="ar-QA"/>
              </w:rPr>
              <w:t xml:space="preserve"> صراحةً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على</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هذا</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الاستخدام،</w:t>
            </w:r>
            <w:r w:rsidR="00371BDD" w:rsidRPr="00371BDD">
              <w:rPr>
                <w:rFonts w:asciiTheme="minorBidi" w:hAnsiTheme="minorBidi" w:cs="Arial"/>
                <w:color w:val="000000"/>
                <w:sz w:val="20"/>
                <w:szCs w:val="20"/>
                <w:rtl/>
                <w:lang w:bidi="ar-QA"/>
              </w:rPr>
              <w:t xml:space="preserve"> </w:t>
            </w:r>
            <w:r w:rsidR="00A82728">
              <w:rPr>
                <w:rFonts w:asciiTheme="minorBidi" w:hAnsiTheme="minorBidi" w:cs="Arial" w:hint="cs"/>
                <w:color w:val="000000"/>
                <w:sz w:val="20"/>
                <w:szCs w:val="20"/>
                <w:rtl/>
                <w:lang w:bidi="ar-QA"/>
              </w:rPr>
              <w:t>موافقة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غير</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قابل</w:t>
            </w:r>
            <w:r w:rsidR="00A82728">
              <w:rPr>
                <w:rFonts w:asciiTheme="minorBidi" w:hAnsiTheme="minorBidi" w:cs="Arial" w:hint="cs"/>
                <w:color w:val="000000"/>
                <w:sz w:val="20"/>
                <w:szCs w:val="20"/>
                <w:rtl/>
                <w:lang w:bidi="ar-QA"/>
              </w:rPr>
              <w:t>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للإلغاء</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وعالمي</w:t>
            </w:r>
            <w:r w:rsidR="00A82728">
              <w:rPr>
                <w:rFonts w:asciiTheme="minorBidi" w:hAnsiTheme="minorBidi" w:cs="Arial" w:hint="cs"/>
                <w:color w:val="000000"/>
                <w:sz w:val="20"/>
                <w:szCs w:val="20"/>
                <w:rtl/>
                <w:lang w:bidi="ar-QA"/>
              </w:rPr>
              <w:t>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ودائم</w:t>
            </w:r>
            <w:r w:rsidR="00A82728">
              <w:rPr>
                <w:rFonts w:asciiTheme="minorBidi" w:hAnsiTheme="minorBidi" w:cs="Arial" w:hint="cs"/>
                <w:color w:val="000000"/>
                <w:sz w:val="20"/>
                <w:szCs w:val="20"/>
                <w:rtl/>
                <w:lang w:bidi="ar-QA"/>
              </w:rPr>
              <w:t>ة</w:t>
            </w:r>
            <w:r w:rsidR="00371BDD" w:rsidRPr="00371BDD">
              <w:rPr>
                <w:rFonts w:asciiTheme="minorBidi" w:hAnsiTheme="minorBidi" w:cs="Arial" w:hint="cs"/>
                <w:color w:val="000000"/>
                <w:sz w:val="20"/>
                <w:szCs w:val="20"/>
                <w:rtl/>
                <w:lang w:bidi="ar-QA"/>
              </w:rPr>
              <w:t>،</w:t>
            </w:r>
            <w:r w:rsidR="00371BDD" w:rsidRPr="00371BDD">
              <w:rPr>
                <w:rFonts w:asciiTheme="minorBidi" w:hAnsiTheme="minorBidi" w:cs="Arial"/>
                <w:color w:val="000000"/>
                <w:sz w:val="20"/>
                <w:szCs w:val="20"/>
                <w:rtl/>
                <w:lang w:bidi="ar-QA"/>
              </w:rPr>
              <w:t xml:space="preserve"> </w:t>
            </w:r>
            <w:r w:rsidR="00D8675E">
              <w:rPr>
                <w:rFonts w:asciiTheme="minorBidi" w:hAnsiTheme="minorBidi" w:cs="Arial" w:hint="cs"/>
                <w:color w:val="000000"/>
                <w:sz w:val="20"/>
                <w:szCs w:val="20"/>
                <w:rtl/>
                <w:lang w:bidi="ar-QA"/>
              </w:rPr>
              <w:t>و</w:t>
            </w:r>
            <w:r w:rsidR="00371BDD" w:rsidRPr="00371BDD">
              <w:rPr>
                <w:rFonts w:asciiTheme="minorBidi" w:hAnsiTheme="minorBidi" w:cs="Arial" w:hint="cs"/>
                <w:color w:val="000000"/>
                <w:sz w:val="20"/>
                <w:szCs w:val="20"/>
                <w:rtl/>
                <w:lang w:bidi="ar-QA"/>
              </w:rPr>
              <w:t>يتنازل</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عن</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جميع</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حقوق</w:t>
            </w:r>
            <w:r w:rsidR="00371BDD" w:rsidRPr="00371BDD">
              <w:rPr>
                <w:rFonts w:asciiTheme="minorBidi" w:hAnsiTheme="minorBidi" w:cs="Arial"/>
                <w:color w:val="000000"/>
                <w:sz w:val="20"/>
                <w:szCs w:val="20"/>
                <w:rtl/>
                <w:lang w:bidi="ar-QA"/>
              </w:rPr>
              <w:t xml:space="preserve"> </w:t>
            </w:r>
            <w:r w:rsidR="00D8675E">
              <w:rPr>
                <w:rFonts w:asciiTheme="minorBidi" w:hAnsiTheme="minorBidi" w:cs="Arial" w:hint="cs"/>
                <w:color w:val="000000"/>
                <w:sz w:val="20"/>
                <w:szCs w:val="20"/>
                <w:rtl/>
                <w:lang w:bidi="ar-QA"/>
              </w:rPr>
              <w:t>ا</w:t>
            </w:r>
            <w:r w:rsidR="00D8675E" w:rsidRPr="00371BDD">
              <w:rPr>
                <w:rFonts w:asciiTheme="minorBidi" w:hAnsiTheme="minorBidi" w:cs="Arial" w:hint="cs"/>
                <w:color w:val="000000"/>
                <w:sz w:val="20"/>
                <w:szCs w:val="20"/>
                <w:rtl/>
                <w:lang w:bidi="ar-QA"/>
              </w:rPr>
              <w:t>لاعتراض</w:t>
            </w:r>
            <w:r w:rsidR="00D8675E"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على</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التسجيل</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أو</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الاستخدام</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أو</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البث</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أو</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النقل</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أو</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النشر،</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وكذلك</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عن</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أي</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حقوق</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طبع</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ونشر</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أو</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حقوق</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ملكية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فكرية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أخرى</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متعلقة</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بهذه</w:t>
            </w:r>
            <w:r w:rsidR="00371BDD" w:rsidRPr="00371BDD">
              <w:rPr>
                <w:rFonts w:asciiTheme="minorBidi" w:hAnsiTheme="minorBidi" w:cs="Arial"/>
                <w:color w:val="000000"/>
                <w:sz w:val="20"/>
                <w:szCs w:val="20"/>
                <w:rtl/>
                <w:lang w:bidi="ar-QA"/>
              </w:rPr>
              <w:t xml:space="preserve"> </w:t>
            </w:r>
            <w:r w:rsidR="00371BDD" w:rsidRPr="00371BDD">
              <w:rPr>
                <w:rFonts w:asciiTheme="minorBidi" w:hAnsiTheme="minorBidi" w:cs="Arial" w:hint="cs"/>
                <w:color w:val="000000"/>
                <w:sz w:val="20"/>
                <w:szCs w:val="20"/>
                <w:rtl/>
                <w:lang w:bidi="ar-QA"/>
              </w:rPr>
              <w:t>المواد</w:t>
            </w:r>
            <w:r w:rsidRPr="004B3AAA">
              <w:rPr>
                <w:rFonts w:asciiTheme="minorBidi" w:hAnsiTheme="minorBidi"/>
                <w:color w:val="000000"/>
                <w:sz w:val="20"/>
                <w:szCs w:val="20"/>
                <w:rtl/>
                <w:lang w:bidi="ar-QA"/>
              </w:rPr>
              <w:t>؛</w:t>
            </w:r>
            <w:r w:rsidRPr="004B3AAA">
              <w:rPr>
                <w:rFonts w:asciiTheme="minorBidi" w:hAnsiTheme="minorBidi"/>
                <w:color w:val="000000"/>
                <w:sz w:val="20"/>
                <w:szCs w:val="20"/>
                <w:rtl/>
              </w:rPr>
              <w:t xml:space="preserve"> </w:t>
            </w:r>
          </w:p>
        </w:tc>
      </w:tr>
      <w:tr w:rsidR="002B2C54" w14:paraId="300B09A7" w14:textId="77777777" w:rsidTr="00BE1178">
        <w:tc>
          <w:tcPr>
            <w:tcW w:w="4770" w:type="dxa"/>
          </w:tcPr>
          <w:p w14:paraId="7A0D7D92" w14:textId="5DBA8662" w:rsidR="002B2C54" w:rsidRPr="001143F8" w:rsidRDefault="00835341" w:rsidP="002B2C54">
            <w:pPr>
              <w:pStyle w:val="Style8"/>
              <w:widowControl/>
              <w:numPr>
                <w:ilvl w:val="0"/>
                <w:numId w:val="1"/>
              </w:numPr>
              <w:pBdr>
                <w:top w:val="nil"/>
                <w:left w:val="nil"/>
                <w:bottom w:val="nil"/>
                <w:right w:val="nil"/>
                <w:between w:val="nil"/>
                <w:bar w:val="nil"/>
              </w:pBdr>
              <w:spacing w:before="120" w:after="120"/>
              <w:jc w:val="both"/>
              <w:rPr>
                <w:rFonts w:cs="Calibri"/>
                <w:bCs/>
                <w:color w:val="000000"/>
                <w:sz w:val="20"/>
                <w:szCs w:val="20"/>
                <w:lang w:val="en-US" w:bidi="en-US"/>
              </w:rPr>
            </w:pPr>
            <w:r>
              <w:rPr>
                <w:rFonts w:cs="Calibri"/>
                <w:bCs/>
                <w:color w:val="000000"/>
                <w:sz w:val="20"/>
                <w:szCs w:val="20"/>
                <w:lang w:val="en-US" w:bidi="en-US"/>
              </w:rPr>
              <w:t>Participation</w:t>
            </w:r>
            <w:r w:rsidR="001174C0">
              <w:rPr>
                <w:rFonts w:cs="Calibri"/>
                <w:bCs/>
                <w:color w:val="000000"/>
                <w:sz w:val="20"/>
                <w:szCs w:val="20"/>
                <w:lang w:val="en-US" w:bidi="en-US"/>
              </w:rPr>
              <w:t xml:space="preserve"> involves</w:t>
            </w:r>
            <w:r w:rsidR="002B2C54" w:rsidRPr="001143F8">
              <w:rPr>
                <w:rFonts w:cs="Calibri"/>
                <w:bCs/>
                <w:color w:val="000000"/>
                <w:sz w:val="20"/>
                <w:szCs w:val="20"/>
                <w:lang w:val="en-US" w:bidi="en-US"/>
              </w:rPr>
              <w:t xml:space="preserve"> personal risk</w:t>
            </w:r>
            <w:r w:rsidR="001174C0" w:rsidRPr="001174C0">
              <w:rPr>
                <w:rFonts w:cs="Calibri"/>
                <w:bCs/>
                <w:color w:val="000000"/>
                <w:sz w:val="20"/>
                <w:szCs w:val="20"/>
                <w:lang w:val="en-US" w:bidi="en-US"/>
              </w:rPr>
              <w:t xml:space="preserve">, which </w:t>
            </w:r>
            <w:r w:rsidR="0041142A" w:rsidRPr="001174C0">
              <w:rPr>
                <w:rFonts w:cs="Calibri"/>
                <w:bCs/>
                <w:color w:val="000000"/>
                <w:sz w:val="20"/>
                <w:szCs w:val="20"/>
                <w:lang w:val="en-US" w:bidi="en-US"/>
              </w:rPr>
              <w:t>is</w:t>
            </w:r>
            <w:r w:rsidR="001174C0" w:rsidRPr="001174C0">
              <w:rPr>
                <w:rFonts w:cs="Calibri"/>
                <w:bCs/>
                <w:color w:val="000000"/>
                <w:sz w:val="20"/>
                <w:szCs w:val="20"/>
                <w:lang w:val="en-US" w:bidi="en-US"/>
              </w:rPr>
              <w:t xml:space="preserve"> fully assumed by the Parent/Legal Guardian, who confirms that the Participant is in good health and has no medical condition limiting their ability to take part.</w:t>
            </w:r>
          </w:p>
        </w:tc>
        <w:tc>
          <w:tcPr>
            <w:tcW w:w="4855" w:type="dxa"/>
          </w:tcPr>
          <w:p w14:paraId="729743A5" w14:textId="2E7BA702" w:rsidR="002B2C54" w:rsidRPr="002B2C54" w:rsidRDefault="002B2C54" w:rsidP="002B2C54">
            <w:pPr>
              <w:pStyle w:val="Style8"/>
              <w:widowControl/>
              <w:numPr>
                <w:ilvl w:val="0"/>
                <w:numId w:val="1"/>
              </w:numPr>
              <w:pBdr>
                <w:top w:val="nil"/>
                <w:left w:val="nil"/>
                <w:bottom w:val="nil"/>
                <w:right w:val="nil"/>
                <w:between w:val="nil"/>
                <w:bar w:val="nil"/>
              </w:pBdr>
              <w:bidi/>
              <w:spacing w:before="120" w:after="120" w:line="360" w:lineRule="auto"/>
              <w:jc w:val="both"/>
              <w:rPr>
                <w:rFonts w:asciiTheme="minorBidi" w:hAnsiTheme="minorBidi" w:cstheme="minorBidi"/>
                <w:b/>
                <w:bCs/>
                <w:color w:val="000000"/>
                <w:sz w:val="20"/>
                <w:szCs w:val="20"/>
                <w:rtl/>
              </w:rPr>
            </w:pPr>
            <w:r w:rsidRPr="004B3AAA">
              <w:rPr>
                <w:rFonts w:asciiTheme="minorBidi" w:hAnsiTheme="minorBidi" w:cstheme="minorBidi"/>
                <w:color w:val="000000"/>
                <w:sz w:val="20"/>
                <w:szCs w:val="20"/>
                <w:rtl/>
                <w:lang w:bidi="ar-QA"/>
              </w:rPr>
              <w:t>يوجد</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مخاطر</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شخصية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مُرتبطة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بالمُشاركة</w:t>
            </w:r>
            <w:r w:rsidR="00C80D05">
              <w:rPr>
                <w:rFonts w:asciiTheme="minorBidi" w:hAnsiTheme="minorBidi" w:cstheme="minorBidi" w:hint="cs"/>
                <w:color w:val="000000"/>
                <w:sz w:val="20"/>
                <w:szCs w:val="20"/>
                <w:rtl/>
                <w:lang w:bidi="ar-QA"/>
              </w:rPr>
              <w:t>،</w:t>
            </w:r>
            <w:r w:rsidRPr="004B3AAA">
              <w:rPr>
                <w:rFonts w:asciiTheme="minorBidi" w:hAnsiTheme="minorBidi" w:cstheme="minorBidi"/>
                <w:color w:val="000000"/>
                <w:sz w:val="20"/>
                <w:szCs w:val="20"/>
                <w:rtl/>
              </w:rPr>
              <w:t xml:space="preserve"> </w:t>
            </w:r>
            <w:r w:rsidR="004B0DD9">
              <w:rPr>
                <w:rFonts w:asciiTheme="minorBidi" w:hAnsiTheme="minorBidi" w:cstheme="minorBidi" w:hint="cs"/>
                <w:color w:val="000000"/>
                <w:sz w:val="20"/>
                <w:szCs w:val="20"/>
                <w:rtl/>
                <w:lang w:bidi="ar-QA"/>
              </w:rPr>
              <w:t xml:space="preserve">يتحملها </w:t>
            </w:r>
            <w:r w:rsidRPr="004B3AAA">
              <w:rPr>
                <w:rFonts w:asciiTheme="minorBidi" w:hAnsiTheme="minorBidi" w:cstheme="minorBidi"/>
                <w:color w:val="000000"/>
                <w:sz w:val="20"/>
                <w:szCs w:val="20"/>
                <w:rtl/>
                <w:lang w:bidi="ar-QA"/>
              </w:rPr>
              <w:t>ولي</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الأمر</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أ</w:t>
            </w:r>
            <w:r w:rsidRPr="004B3AAA">
              <w:rPr>
                <w:rFonts w:asciiTheme="minorBidi" w:hAnsiTheme="minorBidi" w:cstheme="minorBidi"/>
                <w:color w:val="000000"/>
                <w:sz w:val="20"/>
                <w:szCs w:val="20"/>
                <w:rtl/>
                <w:lang w:val="en-US" w:bidi="ar-QA"/>
              </w:rPr>
              <w:t>و</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الوصي</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القانوني</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بشكل</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كامل</w:t>
            </w:r>
            <w:r w:rsidR="004B0DD9">
              <w:rPr>
                <w:rFonts w:asciiTheme="minorBidi" w:hAnsiTheme="minorBidi" w:cstheme="minorBidi" w:hint="cs"/>
                <w:color w:val="000000"/>
                <w:sz w:val="20"/>
                <w:szCs w:val="20"/>
                <w:rtl/>
                <w:lang w:bidi="ar-QA"/>
              </w:rPr>
              <w:t>،</w:t>
            </w:r>
            <w:r w:rsidRPr="004B3AAA">
              <w:rPr>
                <w:rFonts w:asciiTheme="minorBidi" w:hAnsiTheme="minorBidi" w:cstheme="minorBidi"/>
                <w:color w:val="000000"/>
                <w:sz w:val="20"/>
                <w:szCs w:val="20"/>
                <w:rtl/>
                <w:lang w:bidi="ar-QA"/>
              </w:rPr>
              <w:t xml:space="preserve"> </w:t>
            </w:r>
            <w:r w:rsidR="004B0DD9">
              <w:rPr>
                <w:rFonts w:asciiTheme="minorBidi" w:hAnsiTheme="minorBidi" w:cstheme="minorBidi" w:hint="cs"/>
                <w:color w:val="000000"/>
                <w:sz w:val="20"/>
                <w:szCs w:val="20"/>
                <w:rtl/>
                <w:lang w:bidi="ar-QA"/>
              </w:rPr>
              <w:t>و</w:t>
            </w:r>
            <w:r w:rsidRPr="004B3AAA">
              <w:rPr>
                <w:rFonts w:asciiTheme="minorBidi" w:hAnsiTheme="minorBidi" w:cstheme="minorBidi"/>
                <w:color w:val="000000"/>
                <w:sz w:val="20"/>
                <w:szCs w:val="20"/>
                <w:rtl/>
                <w:lang w:bidi="ar-QA"/>
              </w:rPr>
              <w:t>يؤكد</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ولي</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الأمر</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أو</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الوصي</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القانوني</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أن</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المُشارك</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بصحة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جيدة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وليس</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لديه</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أية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ظروف</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طبية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تحد</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من</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قُدرة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المُشارك</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على</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المُساهمة</w:t>
            </w:r>
            <w:r w:rsidRPr="004B3AAA">
              <w:rPr>
                <w:rFonts w:asciiTheme="minorBidi" w:hAnsiTheme="minorBidi" w:cstheme="minorBidi"/>
                <w:color w:val="000000"/>
                <w:sz w:val="20"/>
                <w:szCs w:val="20"/>
                <w:rtl/>
              </w:rPr>
              <w:t xml:space="preserve"> </w:t>
            </w:r>
            <w:r w:rsidRPr="004B3AAA">
              <w:rPr>
                <w:rFonts w:asciiTheme="minorBidi" w:hAnsiTheme="minorBidi" w:cstheme="minorBidi"/>
                <w:color w:val="000000"/>
                <w:sz w:val="20"/>
                <w:szCs w:val="20"/>
                <w:rtl/>
                <w:lang w:bidi="ar-QA"/>
              </w:rPr>
              <w:t>في</w:t>
            </w:r>
            <w:r w:rsidRPr="004B3AAA">
              <w:rPr>
                <w:rFonts w:asciiTheme="minorBidi" w:hAnsiTheme="minorBidi" w:cstheme="minorBidi"/>
                <w:color w:val="000000"/>
                <w:sz w:val="20"/>
                <w:szCs w:val="20"/>
                <w:rtl/>
              </w:rPr>
              <w:t xml:space="preserve"> </w:t>
            </w:r>
            <w:r w:rsidR="000E1BB4" w:rsidRPr="000E1BB4">
              <w:rPr>
                <w:rFonts w:asciiTheme="minorBidi" w:hAnsiTheme="minorBidi" w:cs="Arial" w:hint="cs"/>
                <w:color w:val="000000"/>
                <w:sz w:val="20"/>
                <w:szCs w:val="20"/>
                <w:rtl/>
                <w:lang w:bidi="ar-SA"/>
              </w:rPr>
              <w:t>مهرجان</w:t>
            </w:r>
            <w:r w:rsidR="000E1BB4" w:rsidRPr="000E1BB4">
              <w:rPr>
                <w:rFonts w:asciiTheme="minorBidi" w:hAnsiTheme="minorBidi" w:cs="Arial"/>
                <w:color w:val="000000"/>
                <w:sz w:val="20"/>
                <w:szCs w:val="20"/>
                <w:rtl/>
                <w:lang w:bidi="ar-SA"/>
              </w:rPr>
              <w:t xml:space="preserve"> </w:t>
            </w:r>
            <w:r w:rsidR="000E1BB4" w:rsidRPr="000E1BB4">
              <w:rPr>
                <w:rFonts w:asciiTheme="minorBidi" w:hAnsiTheme="minorBidi" w:cs="Arial" w:hint="cs"/>
                <w:color w:val="000000"/>
                <w:sz w:val="20"/>
                <w:szCs w:val="20"/>
                <w:rtl/>
                <w:lang w:bidi="ar-SA"/>
              </w:rPr>
              <w:t>قطر</w:t>
            </w:r>
            <w:r w:rsidR="000E1BB4" w:rsidRPr="000E1BB4">
              <w:rPr>
                <w:rFonts w:asciiTheme="minorBidi" w:hAnsiTheme="minorBidi" w:cs="Arial"/>
                <w:color w:val="000000"/>
                <w:sz w:val="20"/>
                <w:szCs w:val="20"/>
                <w:rtl/>
                <w:lang w:bidi="ar-SA"/>
              </w:rPr>
              <w:t xml:space="preserve"> </w:t>
            </w:r>
            <w:r w:rsidR="000E1BB4" w:rsidRPr="000E1BB4">
              <w:rPr>
                <w:rFonts w:asciiTheme="minorBidi" w:hAnsiTheme="minorBidi" w:cs="Arial" w:hint="cs"/>
                <w:color w:val="000000"/>
                <w:sz w:val="20"/>
                <w:szCs w:val="20"/>
                <w:rtl/>
                <w:lang w:bidi="ar-SA"/>
              </w:rPr>
              <w:t>لكرة</w:t>
            </w:r>
            <w:r w:rsidR="000E1BB4" w:rsidRPr="000E1BB4">
              <w:rPr>
                <w:rFonts w:asciiTheme="minorBidi" w:hAnsiTheme="minorBidi" w:cs="Arial"/>
                <w:color w:val="000000"/>
                <w:sz w:val="20"/>
                <w:szCs w:val="20"/>
                <w:rtl/>
                <w:lang w:bidi="ar-SA"/>
              </w:rPr>
              <w:t xml:space="preserve"> </w:t>
            </w:r>
            <w:r w:rsidR="000E1BB4" w:rsidRPr="000E1BB4">
              <w:rPr>
                <w:rFonts w:asciiTheme="minorBidi" w:hAnsiTheme="minorBidi" w:cs="Arial" w:hint="cs"/>
                <w:color w:val="000000"/>
                <w:sz w:val="20"/>
                <w:szCs w:val="20"/>
                <w:rtl/>
                <w:lang w:bidi="ar-SA"/>
              </w:rPr>
              <w:t>القدم</w:t>
            </w:r>
            <w:r>
              <w:rPr>
                <w:rFonts w:asciiTheme="minorBidi" w:hAnsiTheme="minorBidi" w:cstheme="minorBidi" w:hint="cs"/>
                <w:color w:val="000000"/>
                <w:sz w:val="20"/>
                <w:szCs w:val="20"/>
                <w:rtl/>
                <w:lang w:bidi="ar-SA"/>
              </w:rPr>
              <w:t>.</w:t>
            </w:r>
          </w:p>
        </w:tc>
      </w:tr>
      <w:tr w:rsidR="00E438CC" w14:paraId="35A5DA0B" w14:textId="77777777" w:rsidTr="00BE1178">
        <w:tc>
          <w:tcPr>
            <w:tcW w:w="4770" w:type="dxa"/>
          </w:tcPr>
          <w:p w14:paraId="77FE6FF4" w14:textId="55754671" w:rsidR="00E438CC" w:rsidRPr="001143F8" w:rsidRDefault="00527FFC" w:rsidP="002B2C54">
            <w:pPr>
              <w:pStyle w:val="Heading2"/>
              <w:spacing w:before="120" w:after="120"/>
              <w:rPr>
                <w:rFonts w:ascii="Calibri" w:hAnsi="Calibri" w:cs="Calibri"/>
                <w:color w:val="auto"/>
                <w:sz w:val="20"/>
                <w:szCs w:val="20"/>
                <w:lang w:val="en-GB"/>
              </w:rPr>
            </w:pPr>
            <w:r w:rsidRPr="001143F8">
              <w:rPr>
                <w:rStyle w:val="FontStyle25"/>
                <w:sz w:val="20"/>
                <w:szCs w:val="20"/>
                <w:lang w:bidi="en-US"/>
              </w:rPr>
              <w:t xml:space="preserve">4) </w:t>
            </w:r>
            <w:r w:rsidRPr="001143F8">
              <w:rPr>
                <w:rStyle w:val="NoneA"/>
                <w:rFonts w:ascii="Calibri" w:hAnsi="Calibri" w:cs="Calibri"/>
                <w:b/>
                <w:bCs/>
                <w:color w:val="auto"/>
                <w:sz w:val="20"/>
                <w:szCs w:val="20"/>
                <w:lang w:val="en-GB"/>
              </w:rPr>
              <w:t>Waiver, Liability and Indemnity</w:t>
            </w:r>
          </w:p>
        </w:tc>
        <w:tc>
          <w:tcPr>
            <w:tcW w:w="4855" w:type="dxa"/>
          </w:tcPr>
          <w:p w14:paraId="7719D8FA" w14:textId="5A891CC1" w:rsidR="00E438CC" w:rsidRPr="00527FFC" w:rsidRDefault="00527FFC" w:rsidP="002B2C54">
            <w:pPr>
              <w:pStyle w:val="Heading2"/>
              <w:bidi/>
              <w:spacing w:before="120" w:after="120" w:line="360" w:lineRule="auto"/>
              <w:rPr>
                <w:rFonts w:asciiTheme="minorBidi" w:hAnsiTheme="minorBidi" w:cstheme="minorBidi"/>
                <w:color w:val="auto"/>
                <w:sz w:val="20"/>
                <w:szCs w:val="20"/>
                <w:lang w:bidi="ar-QA"/>
              </w:rPr>
            </w:pPr>
            <w:r w:rsidRPr="00527FFC">
              <w:rPr>
                <w:rStyle w:val="FontStyle25"/>
                <w:rFonts w:asciiTheme="minorBidi" w:hAnsiTheme="minorBidi" w:cstheme="minorBidi"/>
                <w:sz w:val="20"/>
                <w:szCs w:val="20"/>
                <w:rtl/>
              </w:rPr>
              <w:t>4)</w:t>
            </w:r>
            <w:r w:rsidRPr="00527FFC">
              <w:rPr>
                <w:rStyle w:val="FontStyle25"/>
                <w:rFonts w:asciiTheme="minorBidi" w:hAnsiTheme="minorBidi" w:cstheme="minorBidi"/>
                <w:sz w:val="20"/>
                <w:szCs w:val="20"/>
              </w:rPr>
              <w:t xml:space="preserve"> </w:t>
            </w:r>
            <w:r w:rsidRPr="00527FFC">
              <w:rPr>
                <w:rStyle w:val="NoneA"/>
                <w:rFonts w:asciiTheme="minorBidi" w:hAnsiTheme="minorBidi" w:cstheme="minorBidi"/>
                <w:b/>
                <w:bCs/>
                <w:color w:val="auto"/>
                <w:sz w:val="20"/>
                <w:szCs w:val="20"/>
                <w:rtl/>
              </w:rPr>
              <w:t>التنازل والمسؤولية والتعويض</w:t>
            </w:r>
          </w:p>
        </w:tc>
      </w:tr>
      <w:tr w:rsidR="00E438CC" w14:paraId="365E4F20" w14:textId="77777777" w:rsidTr="00BE1178">
        <w:trPr>
          <w:trHeight w:val="746"/>
        </w:trPr>
        <w:tc>
          <w:tcPr>
            <w:tcW w:w="4770" w:type="dxa"/>
          </w:tcPr>
          <w:p w14:paraId="21E847D6" w14:textId="6865A767" w:rsidR="00E438CC" w:rsidRPr="001143F8" w:rsidRDefault="00527FFC" w:rsidP="002B2C54">
            <w:pPr>
              <w:pStyle w:val="Style8"/>
              <w:widowControl/>
              <w:spacing w:before="120" w:after="120"/>
              <w:jc w:val="both"/>
              <w:rPr>
                <w:rFonts w:cs="Calibri"/>
                <w:color w:val="000000"/>
                <w:sz w:val="20"/>
                <w:szCs w:val="20"/>
                <w:lang w:val="en-GB" w:bidi="en-US"/>
              </w:rPr>
            </w:pPr>
            <w:r w:rsidRPr="001143F8">
              <w:rPr>
                <w:rStyle w:val="None"/>
                <w:rFonts w:cs="Calibri"/>
                <w:sz w:val="20"/>
                <w:szCs w:val="20"/>
                <w:u w:color="333333"/>
                <w:lang w:val="en-US"/>
              </w:rPr>
              <w:t>T</w:t>
            </w:r>
            <w:r w:rsidRPr="001143F8">
              <w:rPr>
                <w:rStyle w:val="None"/>
                <w:rFonts w:cs="Calibri"/>
                <w:sz w:val="20"/>
                <w:szCs w:val="20"/>
                <w:u w:color="333333"/>
                <w:lang w:val="en-GB"/>
              </w:rPr>
              <w:t xml:space="preserve">o the fullest extent permitted by law, </w:t>
            </w:r>
            <w:r w:rsidRPr="001143F8">
              <w:rPr>
                <w:rFonts w:cs="Calibri"/>
                <w:bCs/>
                <w:color w:val="000000"/>
                <w:sz w:val="20"/>
                <w:szCs w:val="20"/>
                <w:lang w:val="en-US" w:bidi="en-US"/>
              </w:rPr>
              <w:t>the Parent/Legal Guardian:</w:t>
            </w:r>
          </w:p>
        </w:tc>
        <w:tc>
          <w:tcPr>
            <w:tcW w:w="4855" w:type="dxa"/>
          </w:tcPr>
          <w:p w14:paraId="67189D7A" w14:textId="7E61A13A" w:rsidR="00E438CC" w:rsidRPr="00527FFC" w:rsidRDefault="00527FFC" w:rsidP="002B2C54">
            <w:pPr>
              <w:pStyle w:val="Style8"/>
              <w:widowControl/>
              <w:bidi/>
              <w:spacing w:before="120" w:after="120" w:line="360" w:lineRule="auto"/>
              <w:jc w:val="both"/>
              <w:rPr>
                <w:rFonts w:asciiTheme="minorBidi" w:hAnsiTheme="minorBidi" w:cstheme="minorBidi"/>
                <w:color w:val="000000"/>
                <w:sz w:val="20"/>
                <w:szCs w:val="20"/>
                <w:lang w:val="en-US"/>
              </w:rPr>
            </w:pPr>
            <w:r w:rsidRPr="00527FFC">
              <w:rPr>
                <w:rStyle w:val="None"/>
                <w:rFonts w:asciiTheme="minorBidi" w:hAnsiTheme="minorBidi" w:cstheme="minorBidi"/>
                <w:sz w:val="20"/>
                <w:szCs w:val="20"/>
                <w:u w:color="333333"/>
                <w:rtl/>
                <w:lang w:bidi="ar-QA"/>
              </w:rPr>
              <w:t>لأقصى</w:t>
            </w:r>
            <w:r w:rsidRPr="00527FFC">
              <w:rPr>
                <w:rStyle w:val="None"/>
                <w:rFonts w:asciiTheme="minorBidi" w:hAnsiTheme="minorBidi" w:cstheme="minorBidi"/>
                <w:sz w:val="20"/>
                <w:szCs w:val="20"/>
                <w:u w:color="333333"/>
                <w:rtl/>
              </w:rPr>
              <w:t xml:space="preserve"> </w:t>
            </w:r>
            <w:r w:rsidRPr="00527FFC">
              <w:rPr>
                <w:rStyle w:val="None"/>
                <w:rFonts w:asciiTheme="minorBidi" w:hAnsiTheme="minorBidi" w:cstheme="minorBidi"/>
                <w:sz w:val="20"/>
                <w:szCs w:val="20"/>
                <w:u w:color="333333"/>
                <w:rtl/>
                <w:lang w:bidi="ar-QA"/>
              </w:rPr>
              <w:t>حد</w:t>
            </w:r>
            <w:r w:rsidRPr="00527FFC">
              <w:rPr>
                <w:rStyle w:val="None"/>
                <w:rFonts w:asciiTheme="minorBidi" w:hAnsiTheme="minorBidi" w:cstheme="minorBidi"/>
                <w:sz w:val="20"/>
                <w:szCs w:val="20"/>
                <w:u w:color="333333"/>
                <w:rtl/>
              </w:rPr>
              <w:t xml:space="preserve"> </w:t>
            </w:r>
            <w:r w:rsidRPr="00527FFC">
              <w:rPr>
                <w:rStyle w:val="None"/>
                <w:rFonts w:asciiTheme="minorBidi" w:hAnsiTheme="minorBidi" w:cstheme="minorBidi"/>
                <w:sz w:val="20"/>
                <w:szCs w:val="20"/>
                <w:u w:color="333333"/>
                <w:rtl/>
                <w:lang w:bidi="ar-QA"/>
              </w:rPr>
              <w:t>مسموح</w:t>
            </w:r>
            <w:r w:rsidRPr="00527FFC">
              <w:rPr>
                <w:rStyle w:val="None"/>
                <w:rFonts w:asciiTheme="minorBidi" w:hAnsiTheme="minorBidi" w:cstheme="minorBidi"/>
                <w:sz w:val="20"/>
                <w:szCs w:val="20"/>
                <w:u w:color="333333"/>
                <w:rtl/>
              </w:rPr>
              <w:t xml:space="preserve"> </w:t>
            </w:r>
            <w:r w:rsidRPr="00527FFC">
              <w:rPr>
                <w:rStyle w:val="None"/>
                <w:rFonts w:asciiTheme="minorBidi" w:hAnsiTheme="minorBidi" w:cstheme="minorBidi"/>
                <w:sz w:val="20"/>
                <w:szCs w:val="20"/>
                <w:u w:color="333333"/>
                <w:rtl/>
                <w:lang w:bidi="ar-QA"/>
              </w:rPr>
              <w:t>به</w:t>
            </w:r>
            <w:r w:rsidRPr="00527FFC">
              <w:rPr>
                <w:rStyle w:val="None"/>
                <w:rFonts w:asciiTheme="minorBidi" w:hAnsiTheme="minorBidi" w:cstheme="minorBidi"/>
                <w:sz w:val="20"/>
                <w:szCs w:val="20"/>
                <w:u w:color="333333"/>
                <w:rtl/>
              </w:rPr>
              <w:t xml:space="preserve"> </w:t>
            </w:r>
            <w:r w:rsidRPr="00527FFC">
              <w:rPr>
                <w:rStyle w:val="None"/>
                <w:rFonts w:asciiTheme="minorBidi" w:hAnsiTheme="minorBidi" w:cstheme="minorBidi"/>
                <w:sz w:val="20"/>
                <w:szCs w:val="20"/>
                <w:u w:color="333333"/>
                <w:rtl/>
                <w:lang w:bidi="ar-QA"/>
              </w:rPr>
              <w:t>بموجب</w:t>
            </w:r>
            <w:r w:rsidRPr="00527FFC">
              <w:rPr>
                <w:rStyle w:val="None"/>
                <w:rFonts w:asciiTheme="minorBidi" w:hAnsiTheme="minorBidi" w:cstheme="minorBidi"/>
                <w:sz w:val="20"/>
                <w:szCs w:val="20"/>
                <w:u w:color="333333"/>
                <w:rtl/>
              </w:rPr>
              <w:t xml:space="preserve"> </w:t>
            </w:r>
            <w:r w:rsidRPr="00527FFC">
              <w:rPr>
                <w:rStyle w:val="None"/>
                <w:rFonts w:asciiTheme="minorBidi" w:hAnsiTheme="minorBidi" w:cstheme="minorBidi"/>
                <w:sz w:val="20"/>
                <w:szCs w:val="20"/>
                <w:u w:color="333333"/>
                <w:rtl/>
                <w:lang w:bidi="ar-QA"/>
              </w:rPr>
              <w:t>القانون،</w:t>
            </w:r>
            <w:r w:rsidRPr="00527FFC">
              <w:rPr>
                <w:rStyle w:val="None"/>
                <w:rFonts w:asciiTheme="minorBidi" w:hAnsiTheme="minorBidi" w:cstheme="minorBidi"/>
                <w:sz w:val="20"/>
                <w:szCs w:val="20"/>
                <w:u w:color="333333"/>
                <w:rtl/>
              </w:rPr>
              <w:t xml:space="preserve"> </w:t>
            </w:r>
            <w:r w:rsidRPr="00527FFC">
              <w:rPr>
                <w:rFonts w:asciiTheme="minorBidi" w:hAnsiTheme="minorBidi" w:cstheme="minorBidi"/>
                <w:color w:val="000000"/>
                <w:sz w:val="20"/>
                <w:szCs w:val="20"/>
                <w:rtl/>
                <w:lang w:bidi="ar-QA"/>
              </w:rPr>
              <w:t>ولي</w:t>
            </w:r>
            <w:r w:rsidRPr="00527FFC">
              <w:rPr>
                <w:rFonts w:asciiTheme="minorBidi" w:hAnsiTheme="minorBidi" w:cstheme="minorBidi"/>
                <w:color w:val="000000"/>
                <w:sz w:val="20"/>
                <w:szCs w:val="20"/>
                <w:rtl/>
              </w:rPr>
              <w:t xml:space="preserve"> </w:t>
            </w:r>
            <w:r w:rsidRPr="00527FFC">
              <w:rPr>
                <w:rFonts w:asciiTheme="minorBidi" w:hAnsiTheme="minorBidi" w:cstheme="minorBidi"/>
                <w:color w:val="000000"/>
                <w:sz w:val="20"/>
                <w:szCs w:val="20"/>
                <w:rtl/>
                <w:lang w:bidi="ar-QA"/>
              </w:rPr>
              <w:t>الأمر</w:t>
            </w:r>
            <w:r w:rsidRPr="00527FFC">
              <w:rPr>
                <w:rFonts w:asciiTheme="minorBidi" w:hAnsiTheme="minorBidi" w:cstheme="minorBidi"/>
                <w:color w:val="000000"/>
                <w:sz w:val="20"/>
                <w:szCs w:val="20"/>
                <w:rtl/>
              </w:rPr>
              <w:t xml:space="preserve"> </w:t>
            </w:r>
            <w:r w:rsidRPr="00527FFC">
              <w:rPr>
                <w:rFonts w:asciiTheme="minorBidi" w:hAnsiTheme="minorBidi" w:cstheme="minorBidi"/>
                <w:color w:val="000000"/>
                <w:sz w:val="20"/>
                <w:szCs w:val="20"/>
                <w:rtl/>
                <w:lang w:bidi="ar-QA"/>
              </w:rPr>
              <w:t>أو</w:t>
            </w:r>
            <w:r w:rsidRPr="00527FFC">
              <w:rPr>
                <w:rFonts w:asciiTheme="minorBidi" w:hAnsiTheme="minorBidi" w:cstheme="minorBidi"/>
                <w:color w:val="000000"/>
                <w:sz w:val="20"/>
                <w:szCs w:val="20"/>
                <w:rtl/>
              </w:rPr>
              <w:t xml:space="preserve"> </w:t>
            </w:r>
            <w:r w:rsidRPr="00527FFC">
              <w:rPr>
                <w:rFonts w:asciiTheme="minorBidi" w:hAnsiTheme="minorBidi" w:cstheme="minorBidi"/>
                <w:color w:val="000000"/>
                <w:sz w:val="20"/>
                <w:szCs w:val="20"/>
                <w:rtl/>
                <w:lang w:bidi="ar-QA"/>
              </w:rPr>
              <w:t>الوصي</w:t>
            </w:r>
            <w:r w:rsidRPr="00527FFC">
              <w:rPr>
                <w:rFonts w:asciiTheme="minorBidi" w:hAnsiTheme="minorBidi" w:cstheme="minorBidi"/>
                <w:color w:val="000000"/>
                <w:sz w:val="20"/>
                <w:szCs w:val="20"/>
                <w:rtl/>
              </w:rPr>
              <w:t xml:space="preserve"> </w:t>
            </w:r>
            <w:r w:rsidRPr="00527FFC">
              <w:rPr>
                <w:rFonts w:asciiTheme="minorBidi" w:hAnsiTheme="minorBidi" w:cstheme="minorBidi"/>
                <w:color w:val="000000"/>
                <w:sz w:val="20"/>
                <w:szCs w:val="20"/>
                <w:rtl/>
                <w:lang w:bidi="ar-QA"/>
              </w:rPr>
              <w:t>القانوني</w:t>
            </w:r>
            <w:r w:rsidRPr="00527FFC">
              <w:rPr>
                <w:rFonts w:asciiTheme="minorBidi" w:hAnsiTheme="minorBidi" w:cstheme="minorBidi"/>
                <w:color w:val="000000"/>
                <w:sz w:val="20"/>
                <w:szCs w:val="20"/>
                <w:rtl/>
              </w:rPr>
              <w:t>:</w:t>
            </w:r>
          </w:p>
        </w:tc>
      </w:tr>
      <w:tr w:rsidR="00E438CC" w14:paraId="7BD9CC99" w14:textId="77777777" w:rsidTr="00BE1178">
        <w:tc>
          <w:tcPr>
            <w:tcW w:w="4770" w:type="dxa"/>
          </w:tcPr>
          <w:p w14:paraId="3A1E602B" w14:textId="6982433F" w:rsidR="00E438CC" w:rsidRPr="001143F8" w:rsidRDefault="00AF6CF8" w:rsidP="002B2C54">
            <w:pPr>
              <w:pStyle w:val="ListParagraph"/>
              <w:numPr>
                <w:ilvl w:val="0"/>
                <w:numId w:val="2"/>
              </w:numPr>
              <w:spacing w:before="120" w:after="120"/>
              <w:ind w:right="251"/>
              <w:jc w:val="both"/>
              <w:rPr>
                <w:rFonts w:ascii="Calibri" w:hAnsi="Calibri" w:cs="Calibri"/>
                <w:sz w:val="20"/>
                <w:szCs w:val="20"/>
              </w:rPr>
            </w:pPr>
            <w:r>
              <w:rPr>
                <w:rStyle w:val="None"/>
                <w:rFonts w:ascii="Calibri" w:hAnsi="Calibri" w:cs="Calibri"/>
                <w:sz w:val="20"/>
                <w:szCs w:val="20"/>
                <w:u w:color="333333"/>
                <w:lang w:val="en-GB"/>
              </w:rPr>
              <w:t>w</w:t>
            </w:r>
            <w:r w:rsidR="00527FFC" w:rsidRPr="001143F8">
              <w:rPr>
                <w:rStyle w:val="None"/>
                <w:rFonts w:ascii="Calibri" w:hAnsi="Calibri" w:cs="Calibri"/>
                <w:sz w:val="20"/>
                <w:szCs w:val="20"/>
                <w:u w:color="333333"/>
                <w:lang w:val="en-GB"/>
              </w:rPr>
              <w:t>aive</w:t>
            </w:r>
            <w:r>
              <w:rPr>
                <w:rStyle w:val="None"/>
                <w:rFonts w:ascii="Calibri" w:hAnsi="Calibri" w:cs="Calibri"/>
                <w:sz w:val="20"/>
                <w:szCs w:val="20"/>
                <w:u w:color="333333"/>
                <w:lang w:val="en-GB"/>
              </w:rPr>
              <w:t>s</w:t>
            </w:r>
            <w:r w:rsidR="00527FFC" w:rsidRPr="001143F8">
              <w:rPr>
                <w:rStyle w:val="None"/>
                <w:rFonts w:ascii="Calibri" w:hAnsi="Calibri" w:cs="Calibri"/>
                <w:sz w:val="20"/>
                <w:szCs w:val="20"/>
                <w:u w:color="333333"/>
                <w:lang w:val="en-GB"/>
              </w:rPr>
              <w:t xml:space="preserve"> </w:t>
            </w:r>
            <w:proofErr w:type="gramStart"/>
            <w:r w:rsidR="00527FFC" w:rsidRPr="001143F8">
              <w:rPr>
                <w:rStyle w:val="None"/>
                <w:rFonts w:ascii="Calibri" w:hAnsi="Calibri" w:cs="Calibri"/>
                <w:sz w:val="20"/>
                <w:szCs w:val="20"/>
                <w:u w:color="333333"/>
                <w:lang w:val="en-GB"/>
              </w:rPr>
              <w:t>any and all</w:t>
            </w:r>
            <w:proofErr w:type="gramEnd"/>
            <w:r w:rsidR="00527FFC" w:rsidRPr="001143F8">
              <w:rPr>
                <w:rStyle w:val="None"/>
                <w:rFonts w:ascii="Calibri" w:hAnsi="Calibri" w:cs="Calibri"/>
                <w:sz w:val="20"/>
                <w:szCs w:val="20"/>
                <w:u w:color="333333"/>
                <w:lang w:val="en-GB"/>
              </w:rPr>
              <w:t xml:space="preserve"> rights to claim</w:t>
            </w:r>
            <w:r>
              <w:rPr>
                <w:rStyle w:val="None"/>
                <w:rFonts w:ascii="Calibri" w:hAnsi="Calibri" w:cs="Calibri"/>
                <w:sz w:val="20"/>
                <w:szCs w:val="20"/>
                <w:u w:color="333333"/>
                <w:lang w:val="en-GB"/>
              </w:rPr>
              <w:t xml:space="preserve"> against SC and/or </w:t>
            </w:r>
            <w:r w:rsidR="0041142A">
              <w:rPr>
                <w:rStyle w:val="None"/>
                <w:rFonts w:ascii="Calibri" w:hAnsi="Calibri" w:cs="Calibri"/>
                <w:sz w:val="20"/>
                <w:szCs w:val="20"/>
                <w:u w:color="333333"/>
                <w:lang w:val="en-GB"/>
              </w:rPr>
              <w:t>UEFA and/or CONMEBOL</w:t>
            </w:r>
            <w:r w:rsidR="00527FFC" w:rsidRPr="001143F8">
              <w:rPr>
                <w:rStyle w:val="None"/>
                <w:rFonts w:ascii="Calibri" w:hAnsi="Calibri" w:cs="Calibri"/>
                <w:sz w:val="20"/>
                <w:szCs w:val="20"/>
                <w:u w:color="333333"/>
                <w:lang w:val="en-GB"/>
              </w:rPr>
              <w:t xml:space="preserve"> for any liability, costs, expenses, demands, loss</w:t>
            </w:r>
            <w:r>
              <w:rPr>
                <w:rStyle w:val="None"/>
                <w:rFonts w:ascii="Calibri" w:hAnsi="Calibri" w:cs="Calibri"/>
                <w:sz w:val="20"/>
                <w:szCs w:val="20"/>
                <w:u w:color="333333"/>
                <w:lang w:val="en-GB"/>
              </w:rPr>
              <w:t>es</w:t>
            </w:r>
            <w:r w:rsidR="00527FFC" w:rsidRPr="001143F8">
              <w:rPr>
                <w:rStyle w:val="None"/>
                <w:rFonts w:ascii="Calibri" w:hAnsi="Calibri" w:cs="Calibri"/>
                <w:sz w:val="20"/>
                <w:szCs w:val="20"/>
                <w:u w:color="333333"/>
                <w:lang w:val="en-GB"/>
              </w:rPr>
              <w:t xml:space="preserve"> and/or damage</w:t>
            </w:r>
            <w:r>
              <w:rPr>
                <w:rStyle w:val="None"/>
                <w:rFonts w:ascii="Calibri" w:hAnsi="Calibri" w:cs="Calibri"/>
                <w:sz w:val="20"/>
                <w:szCs w:val="20"/>
                <w:u w:color="333333"/>
                <w:lang w:val="en-GB"/>
              </w:rPr>
              <w:t>s</w:t>
            </w:r>
            <w:r w:rsidR="00527FFC" w:rsidRPr="001143F8">
              <w:rPr>
                <w:rStyle w:val="None"/>
                <w:rFonts w:ascii="Calibri" w:hAnsi="Calibri" w:cs="Calibri"/>
                <w:sz w:val="20"/>
                <w:szCs w:val="20"/>
                <w:u w:color="333333"/>
                <w:lang w:val="en-GB"/>
              </w:rPr>
              <w:t xml:space="preserve"> of whatever nature in connection with </w:t>
            </w:r>
            <w:r>
              <w:rPr>
                <w:rStyle w:val="None"/>
                <w:rFonts w:ascii="Calibri" w:hAnsi="Calibri" w:cs="Calibri"/>
                <w:sz w:val="20"/>
                <w:szCs w:val="20"/>
                <w:u w:color="333333"/>
                <w:lang w:val="en-GB"/>
              </w:rPr>
              <w:t>these Terms</w:t>
            </w:r>
            <w:r w:rsidR="00527FFC" w:rsidRPr="001143F8">
              <w:rPr>
                <w:rStyle w:val="None"/>
                <w:rFonts w:ascii="Calibri" w:hAnsi="Calibri" w:cs="Calibri"/>
                <w:sz w:val="20"/>
                <w:szCs w:val="20"/>
                <w:u w:color="333333"/>
                <w:lang w:val="en-GB"/>
              </w:rPr>
              <w:t xml:space="preserve"> and/or the </w:t>
            </w:r>
            <w:r>
              <w:rPr>
                <w:rStyle w:val="None"/>
                <w:rFonts w:ascii="Calibri" w:hAnsi="Calibri" w:cs="Calibri"/>
                <w:sz w:val="20"/>
                <w:szCs w:val="20"/>
                <w:u w:color="333333"/>
                <w:lang w:val="en-GB"/>
              </w:rPr>
              <w:t xml:space="preserve">Participant’s </w:t>
            </w:r>
            <w:r w:rsidR="00527FFC" w:rsidRPr="001143F8">
              <w:rPr>
                <w:rStyle w:val="None"/>
                <w:rFonts w:ascii="Calibri" w:hAnsi="Calibri" w:cs="Calibri"/>
                <w:sz w:val="20"/>
                <w:szCs w:val="20"/>
                <w:u w:color="333333"/>
                <w:lang w:val="en-GB"/>
              </w:rPr>
              <w:t>Participation</w:t>
            </w:r>
            <w:r w:rsidR="00875D90">
              <w:rPr>
                <w:rStyle w:val="None"/>
                <w:rFonts w:ascii="Calibri" w:hAnsi="Calibri" w:cs="Calibri"/>
                <w:sz w:val="20"/>
                <w:szCs w:val="20"/>
                <w:u w:color="333333"/>
                <w:lang w:val="en-GB"/>
              </w:rPr>
              <w:t>, except to the extent directly arising from SC’s</w:t>
            </w:r>
            <w:r w:rsidR="00932E84">
              <w:rPr>
                <w:rStyle w:val="None"/>
                <w:rFonts w:ascii="Calibri" w:hAnsi="Calibri" w:cs="Calibri"/>
                <w:sz w:val="20"/>
                <w:szCs w:val="20"/>
                <w:u w:color="333333"/>
                <w:lang w:val="en-GB"/>
              </w:rPr>
              <w:t xml:space="preserve">, </w:t>
            </w:r>
            <w:proofErr w:type="gramStart"/>
            <w:r w:rsidR="00932E84">
              <w:rPr>
                <w:rStyle w:val="None"/>
                <w:rFonts w:ascii="Calibri" w:hAnsi="Calibri" w:cs="Calibri"/>
                <w:sz w:val="20"/>
                <w:szCs w:val="20"/>
                <w:u w:color="333333"/>
                <w:lang w:val="en-GB"/>
              </w:rPr>
              <w:t>UEFA’s</w:t>
            </w:r>
            <w:proofErr w:type="gramEnd"/>
            <w:r w:rsidR="00932E84">
              <w:rPr>
                <w:rStyle w:val="None"/>
                <w:rFonts w:ascii="Calibri" w:hAnsi="Calibri" w:cs="Calibri"/>
                <w:sz w:val="20"/>
                <w:szCs w:val="20"/>
                <w:u w:color="333333"/>
                <w:lang w:val="en-GB"/>
              </w:rPr>
              <w:t xml:space="preserve">, or CONMEBOL’s </w:t>
            </w:r>
            <w:r w:rsidR="00875D90">
              <w:rPr>
                <w:rStyle w:val="None"/>
                <w:rFonts w:ascii="Calibri" w:hAnsi="Calibri" w:cs="Calibri"/>
                <w:sz w:val="20"/>
                <w:szCs w:val="20"/>
                <w:u w:color="333333"/>
                <w:lang w:val="en-GB"/>
              </w:rPr>
              <w:t>gross negligence</w:t>
            </w:r>
            <w:r w:rsidR="00AD3C33">
              <w:rPr>
                <w:rStyle w:val="None"/>
                <w:rFonts w:ascii="Calibri" w:hAnsi="Calibri" w:cs="Calibri"/>
                <w:sz w:val="20"/>
                <w:szCs w:val="20"/>
                <w:u w:color="333333"/>
                <w:lang w:val="en-GB"/>
              </w:rPr>
              <w:t xml:space="preserve"> </w:t>
            </w:r>
            <w:r w:rsidR="00AD3C33" w:rsidRPr="00AD3C33">
              <w:rPr>
                <w:rStyle w:val="None"/>
                <w:rFonts w:ascii="Calibri" w:hAnsi="Calibri" w:cs="Calibri"/>
                <w:sz w:val="20"/>
                <w:szCs w:val="20"/>
                <w:u w:color="333333"/>
                <w:lang w:val="en-GB"/>
              </w:rPr>
              <w:t>or wilful misconduct</w:t>
            </w:r>
            <w:r w:rsidR="00527FFC" w:rsidRPr="001143F8">
              <w:rPr>
                <w:rStyle w:val="None"/>
                <w:rFonts w:ascii="Calibri" w:hAnsi="Calibri" w:cs="Calibri"/>
                <w:sz w:val="20"/>
                <w:szCs w:val="20"/>
                <w:u w:color="333333"/>
                <w:lang w:val="en-GB"/>
              </w:rPr>
              <w:t>;</w:t>
            </w:r>
          </w:p>
        </w:tc>
        <w:tc>
          <w:tcPr>
            <w:tcW w:w="4855" w:type="dxa"/>
          </w:tcPr>
          <w:p w14:paraId="3A5C23E5" w14:textId="2F1E03A7" w:rsidR="00E438CC" w:rsidRPr="00E87AAC" w:rsidRDefault="00D00FB7" w:rsidP="00E87AAC">
            <w:pPr>
              <w:pStyle w:val="Style8"/>
              <w:widowControl/>
              <w:numPr>
                <w:ilvl w:val="0"/>
                <w:numId w:val="2"/>
              </w:numPr>
              <w:pBdr>
                <w:top w:val="nil"/>
                <w:left w:val="nil"/>
                <w:bottom w:val="nil"/>
                <w:right w:val="nil"/>
                <w:between w:val="nil"/>
                <w:bar w:val="nil"/>
              </w:pBdr>
              <w:bidi/>
              <w:spacing w:before="120" w:after="120" w:line="360" w:lineRule="auto"/>
              <w:jc w:val="both"/>
              <w:rPr>
                <w:rFonts w:ascii="Arial" w:hAnsi="Arial" w:cs="Arial"/>
                <w:sz w:val="20"/>
                <w:szCs w:val="20"/>
                <w:rtl/>
                <w:lang w:val="en-US"/>
              </w:rPr>
            </w:pPr>
            <w:r w:rsidRPr="0050333D">
              <w:rPr>
                <w:rStyle w:val="None"/>
                <w:rFonts w:ascii="Arial" w:hAnsi="Arial" w:cs="Arial" w:hint="cs"/>
                <w:sz w:val="20"/>
                <w:szCs w:val="20"/>
                <w:u w:color="333333"/>
                <w:rtl/>
                <w:lang w:bidi="ar-QA"/>
              </w:rPr>
              <w:t>ي</w:t>
            </w:r>
            <w:r w:rsidRPr="0050333D">
              <w:rPr>
                <w:rStyle w:val="None"/>
                <w:rFonts w:ascii="Arial" w:hAnsi="Arial" w:cs="Arial"/>
                <w:sz w:val="20"/>
                <w:szCs w:val="20"/>
                <w:u w:color="333333"/>
                <w:rtl/>
                <w:lang w:bidi="ar-QA"/>
              </w:rPr>
              <w:t>تنازل</w:t>
            </w:r>
            <w:r w:rsidRPr="0050333D">
              <w:rPr>
                <w:rStyle w:val="None"/>
                <w:rFonts w:ascii="Arial" w:hAnsi="Arial" w:cs="Arial"/>
                <w:sz w:val="20"/>
                <w:szCs w:val="20"/>
                <w:u w:color="333333"/>
                <w:rtl/>
              </w:rPr>
              <w:t xml:space="preserve"> </w:t>
            </w:r>
            <w:r w:rsidR="00527FFC" w:rsidRPr="0050333D">
              <w:rPr>
                <w:rStyle w:val="None"/>
                <w:rFonts w:ascii="Arial" w:hAnsi="Arial" w:cs="Arial"/>
                <w:sz w:val="20"/>
                <w:szCs w:val="20"/>
                <w:u w:color="333333"/>
                <w:rtl/>
                <w:lang w:bidi="ar-QA"/>
              </w:rPr>
              <w:t>عن</w:t>
            </w:r>
            <w:r w:rsidR="00527FFC" w:rsidRPr="0050333D">
              <w:rPr>
                <w:rStyle w:val="None"/>
                <w:rFonts w:ascii="Arial" w:hAnsi="Arial" w:cs="Arial"/>
                <w:sz w:val="20"/>
                <w:szCs w:val="20"/>
                <w:u w:color="333333"/>
                <w:rtl/>
              </w:rPr>
              <w:t xml:space="preserve"> </w:t>
            </w:r>
            <w:r w:rsidR="00527FFC" w:rsidRPr="0050333D">
              <w:rPr>
                <w:rStyle w:val="None"/>
                <w:rFonts w:ascii="Arial" w:hAnsi="Arial" w:cs="Arial"/>
                <w:sz w:val="20"/>
                <w:szCs w:val="20"/>
                <w:u w:color="333333"/>
                <w:rtl/>
                <w:lang w:bidi="ar-QA"/>
              </w:rPr>
              <w:t>كافة</w:t>
            </w:r>
            <w:r w:rsidR="00527FFC" w:rsidRPr="0050333D">
              <w:rPr>
                <w:rStyle w:val="None"/>
                <w:rFonts w:ascii="Arial" w:hAnsi="Arial" w:cs="Arial"/>
                <w:sz w:val="20"/>
                <w:szCs w:val="20"/>
                <w:u w:color="333333"/>
                <w:rtl/>
              </w:rPr>
              <w:t xml:space="preserve"> </w:t>
            </w:r>
            <w:r w:rsidR="00527FFC" w:rsidRPr="0050333D">
              <w:rPr>
                <w:rStyle w:val="None"/>
                <w:rFonts w:ascii="Arial" w:hAnsi="Arial" w:cs="Arial"/>
                <w:sz w:val="20"/>
                <w:szCs w:val="20"/>
                <w:u w:color="333333"/>
                <w:rtl/>
                <w:lang w:bidi="ar-QA"/>
              </w:rPr>
              <w:t>حقوق</w:t>
            </w:r>
            <w:r w:rsidR="00527FFC" w:rsidRPr="0050333D">
              <w:rPr>
                <w:rStyle w:val="None"/>
                <w:rFonts w:ascii="Arial" w:hAnsi="Arial" w:cs="Arial"/>
                <w:sz w:val="20"/>
                <w:szCs w:val="20"/>
                <w:u w:color="333333"/>
                <w:rtl/>
              </w:rPr>
              <w:t xml:space="preserve"> </w:t>
            </w:r>
            <w:r w:rsidR="0050333D" w:rsidRPr="00E36A59">
              <w:rPr>
                <w:rStyle w:val="None"/>
                <w:rFonts w:ascii="Arial" w:hAnsi="Arial" w:cs="Arial" w:hint="cs"/>
                <w:sz w:val="20"/>
                <w:szCs w:val="20"/>
                <w:u w:color="333333"/>
                <w:rtl/>
                <w:lang w:bidi="ar-QA"/>
              </w:rPr>
              <w:t>اللجنة العلي</w:t>
            </w:r>
            <w:r w:rsidR="00792337">
              <w:rPr>
                <w:rStyle w:val="None"/>
                <w:rFonts w:ascii="Arial" w:hAnsi="Arial" w:cs="Arial" w:hint="cs"/>
                <w:sz w:val="20"/>
                <w:szCs w:val="20"/>
                <w:u w:color="333333"/>
                <w:rtl/>
                <w:lang w:bidi="ar-QA"/>
              </w:rPr>
              <w:t>ا</w:t>
            </w:r>
            <w:r w:rsidR="0050333D" w:rsidRPr="00E36A59">
              <w:rPr>
                <w:rStyle w:val="None"/>
                <w:rFonts w:ascii="Arial" w:hAnsi="Arial" w:cs="Arial" w:hint="cs"/>
                <w:sz w:val="20"/>
                <w:szCs w:val="20"/>
                <w:u w:color="333333"/>
                <w:rtl/>
                <w:lang w:bidi="ar-QA"/>
              </w:rPr>
              <w:t xml:space="preserve"> و/او</w:t>
            </w:r>
            <w:r w:rsidR="0050333D">
              <w:rPr>
                <w:rStyle w:val="None"/>
                <w:rFonts w:ascii="Arial" w:hAnsi="Arial" w:cs="Arial" w:hint="cs"/>
                <w:u w:color="333333"/>
                <w:rtl/>
                <w:lang w:bidi="ar-QA"/>
              </w:rPr>
              <w:t xml:space="preserve"> </w:t>
            </w:r>
            <w:r w:rsidR="00792337">
              <w:rPr>
                <w:rStyle w:val="None"/>
                <w:rFonts w:ascii="Arial" w:hAnsi="Arial" w:cs="Arial" w:hint="cs"/>
                <w:sz w:val="20"/>
                <w:szCs w:val="20"/>
                <w:u w:color="333333"/>
                <w:rtl/>
                <w:lang w:bidi="ar-QA"/>
              </w:rPr>
              <w:t>يويفا و/أو كونميبول</w:t>
            </w:r>
            <w:r w:rsidR="00792337" w:rsidRPr="00527FFC">
              <w:rPr>
                <w:rStyle w:val="None"/>
                <w:rFonts w:ascii="Arial" w:hAnsi="Arial" w:cs="Arial"/>
                <w:sz w:val="20"/>
                <w:szCs w:val="20"/>
                <w:u w:color="333333"/>
                <w:rtl/>
              </w:rPr>
              <w:t xml:space="preserve"> </w:t>
            </w:r>
            <w:r w:rsidR="0041142A">
              <w:rPr>
                <w:rStyle w:val="None"/>
                <w:rFonts w:ascii="Arial" w:hAnsi="Arial" w:cs="Arial" w:hint="cs"/>
                <w:sz w:val="20"/>
                <w:szCs w:val="20"/>
                <w:u w:color="333333"/>
                <w:rtl/>
                <w:lang w:bidi="ar-QA"/>
              </w:rPr>
              <w:t>عن أي</w:t>
            </w:r>
            <w:r w:rsidR="00C06ACC">
              <w:rPr>
                <w:rStyle w:val="None"/>
                <w:rFonts w:ascii="Arial" w:hAnsi="Arial" w:cs="Arial" w:hint="cs"/>
                <w:sz w:val="20"/>
                <w:szCs w:val="20"/>
                <w:u w:color="333333"/>
                <w:rtl/>
                <w:lang w:bidi="ar-QA"/>
              </w:rPr>
              <w:t xml:space="preserve"> مسؤوليات أو</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التكاليف</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أو</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المصاريف</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أو</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الطلبات</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أو</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الخسائر</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أو</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الأضرار</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من</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أي</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نوع</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فيما</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يتعلق</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ب</w:t>
            </w:r>
            <w:r w:rsidR="003604B3">
              <w:rPr>
                <w:rStyle w:val="None"/>
                <w:rFonts w:ascii="Arial" w:hAnsi="Arial" w:cs="Arial" w:hint="cs"/>
                <w:sz w:val="20"/>
                <w:szCs w:val="20"/>
                <w:u w:color="333333"/>
                <w:rtl/>
                <w:lang w:bidi="ar-QA"/>
              </w:rPr>
              <w:t xml:space="preserve">هذه الشروط </w:t>
            </w:r>
            <w:r w:rsidR="00527FFC" w:rsidRPr="00527FFC">
              <w:rPr>
                <w:rStyle w:val="None"/>
                <w:rFonts w:ascii="Arial" w:hAnsi="Arial" w:cs="Arial"/>
                <w:sz w:val="20"/>
                <w:szCs w:val="20"/>
                <w:u w:color="333333"/>
                <w:rtl/>
                <w:lang w:bidi="ar-QA"/>
              </w:rPr>
              <w:t>ومُشاركة</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المُشارك،</w:t>
            </w:r>
            <w:r w:rsidR="00527FFC" w:rsidRPr="00527FFC">
              <w:rPr>
                <w:rStyle w:val="None"/>
                <w:rFonts w:ascii="Arial" w:hAnsi="Arial" w:cs="Arial"/>
                <w:sz w:val="20"/>
                <w:szCs w:val="20"/>
                <w:u w:color="333333"/>
                <w:rtl/>
              </w:rPr>
              <w:t xml:space="preserve"> </w:t>
            </w:r>
            <w:r w:rsidR="00A27F8C" w:rsidRPr="00A27F8C">
              <w:rPr>
                <w:rStyle w:val="None"/>
                <w:rFonts w:ascii="Arial" w:hAnsi="Arial" w:cs="Arial" w:hint="cs"/>
                <w:sz w:val="20"/>
                <w:szCs w:val="20"/>
                <w:u w:color="333333"/>
                <w:rtl/>
                <w:lang w:bidi="ar-QA"/>
              </w:rPr>
              <w:t>باستثناء</w:t>
            </w:r>
            <w:r w:rsidR="00A27F8C" w:rsidRPr="00A27F8C">
              <w:rPr>
                <w:rStyle w:val="None"/>
                <w:rFonts w:ascii="Arial" w:hAnsi="Arial" w:cs="Arial"/>
                <w:sz w:val="20"/>
                <w:szCs w:val="20"/>
                <w:u w:color="333333"/>
                <w:rtl/>
                <w:lang w:bidi="ar-QA"/>
              </w:rPr>
              <w:t xml:space="preserve"> </w:t>
            </w:r>
            <w:r w:rsidR="003A1039" w:rsidRPr="003A1039">
              <w:rPr>
                <w:rStyle w:val="None"/>
                <w:rFonts w:ascii="Arial" w:hAnsi="Arial" w:cs="Arial" w:hint="cs"/>
                <w:sz w:val="20"/>
                <w:szCs w:val="20"/>
                <w:u w:color="333333"/>
                <w:rtl/>
                <w:lang w:bidi="ar-QA"/>
              </w:rPr>
              <w:t>إن</w:t>
            </w:r>
            <w:r w:rsidR="003A1039" w:rsidRPr="003A1039">
              <w:rPr>
                <w:rStyle w:val="None"/>
                <w:rFonts w:ascii="Arial" w:hAnsi="Arial" w:cs="Arial"/>
                <w:sz w:val="20"/>
                <w:szCs w:val="20"/>
                <w:u w:color="333333"/>
                <w:rtl/>
                <w:lang w:bidi="ar-QA"/>
              </w:rPr>
              <w:t xml:space="preserve"> </w:t>
            </w:r>
            <w:r w:rsidR="003A1039" w:rsidRPr="003A1039">
              <w:rPr>
                <w:rStyle w:val="None"/>
                <w:rFonts w:ascii="Arial" w:hAnsi="Arial" w:cs="Arial" w:hint="cs"/>
                <w:sz w:val="20"/>
                <w:szCs w:val="20"/>
                <w:u w:color="333333"/>
                <w:rtl/>
                <w:lang w:bidi="ar-QA"/>
              </w:rPr>
              <w:t>نتج</w:t>
            </w:r>
            <w:r w:rsidR="003A1039" w:rsidRPr="003A1039">
              <w:rPr>
                <w:rStyle w:val="None"/>
                <w:rFonts w:ascii="Arial" w:hAnsi="Arial" w:cs="Arial"/>
                <w:sz w:val="20"/>
                <w:szCs w:val="20"/>
                <w:u w:color="333333"/>
                <w:rtl/>
                <w:lang w:bidi="ar-QA"/>
              </w:rPr>
              <w:t xml:space="preserve"> </w:t>
            </w:r>
            <w:r w:rsidR="003A1039" w:rsidRPr="003A1039">
              <w:rPr>
                <w:rStyle w:val="None"/>
                <w:rFonts w:ascii="Arial" w:hAnsi="Arial" w:cs="Arial" w:hint="cs"/>
                <w:sz w:val="20"/>
                <w:szCs w:val="20"/>
                <w:u w:color="333333"/>
                <w:rtl/>
                <w:lang w:bidi="ar-QA"/>
              </w:rPr>
              <w:t>ذلك</w:t>
            </w:r>
            <w:r w:rsidR="003A1039" w:rsidRPr="003A1039">
              <w:rPr>
                <w:rStyle w:val="None"/>
                <w:rFonts w:ascii="Arial" w:hAnsi="Arial" w:cs="Arial"/>
                <w:sz w:val="20"/>
                <w:szCs w:val="20"/>
                <w:u w:color="333333"/>
                <w:rtl/>
                <w:lang w:bidi="ar-QA"/>
              </w:rPr>
              <w:t xml:space="preserve"> </w:t>
            </w:r>
            <w:r w:rsidR="003A1039" w:rsidRPr="003A1039">
              <w:rPr>
                <w:rStyle w:val="None"/>
                <w:rFonts w:ascii="Arial" w:hAnsi="Arial" w:cs="Arial" w:hint="cs"/>
                <w:sz w:val="20"/>
                <w:szCs w:val="20"/>
                <w:u w:color="333333"/>
                <w:rtl/>
                <w:lang w:bidi="ar-QA"/>
              </w:rPr>
              <w:t>بشكل</w:t>
            </w:r>
            <w:r w:rsidR="003A1039" w:rsidRPr="003A1039">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مباشر</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عن</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الإهمال</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الجسيم</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أو</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سوء</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السلوك</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المتعمد</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من</w:t>
            </w:r>
            <w:r w:rsidR="00A27F8C" w:rsidRPr="00A27F8C">
              <w:rPr>
                <w:rStyle w:val="None"/>
                <w:rFonts w:ascii="Arial" w:hAnsi="Arial" w:cs="Arial"/>
                <w:sz w:val="20"/>
                <w:szCs w:val="20"/>
                <w:u w:color="333333"/>
                <w:rtl/>
                <w:lang w:bidi="ar-QA"/>
              </w:rPr>
              <w:t xml:space="preserve"> </w:t>
            </w:r>
            <w:r w:rsidR="00A27F8C" w:rsidRPr="00A27F8C">
              <w:rPr>
                <w:rStyle w:val="None"/>
                <w:rFonts w:ascii="Arial" w:hAnsi="Arial" w:cs="Arial" w:hint="cs"/>
                <w:sz w:val="20"/>
                <w:szCs w:val="20"/>
                <w:u w:color="333333"/>
                <w:rtl/>
                <w:lang w:bidi="ar-QA"/>
              </w:rPr>
              <w:t>ق</w:t>
            </w:r>
            <w:r w:rsidR="002E7DD0">
              <w:rPr>
                <w:rStyle w:val="None"/>
                <w:rFonts w:ascii="Arial" w:hAnsi="Arial" w:cs="Arial" w:hint="cs"/>
                <w:sz w:val="20"/>
                <w:szCs w:val="20"/>
                <w:u w:color="333333"/>
                <w:rtl/>
                <w:lang w:bidi="ar-QA"/>
              </w:rPr>
              <w:t>بل</w:t>
            </w:r>
            <w:r w:rsidR="00527FFC" w:rsidRPr="00527FFC">
              <w:rPr>
                <w:rStyle w:val="None"/>
                <w:rFonts w:ascii="Arial" w:hAnsi="Arial" w:cs="Arial"/>
                <w:sz w:val="20"/>
                <w:szCs w:val="20"/>
                <w:u w:color="333333"/>
                <w:rtl/>
              </w:rPr>
              <w:t xml:space="preserve"> </w:t>
            </w:r>
            <w:r w:rsidR="00527FFC" w:rsidRPr="00527FFC">
              <w:rPr>
                <w:rStyle w:val="None"/>
                <w:rFonts w:ascii="Arial" w:hAnsi="Arial" w:cs="Arial"/>
                <w:sz w:val="20"/>
                <w:szCs w:val="20"/>
                <w:u w:color="333333"/>
                <w:rtl/>
                <w:lang w:bidi="ar-QA"/>
              </w:rPr>
              <w:t>اللجنة العليا</w:t>
            </w:r>
            <w:r w:rsidR="00A27F8C">
              <w:rPr>
                <w:rStyle w:val="None"/>
                <w:rFonts w:ascii="Arial" w:hAnsi="Arial" w:cs="Arial" w:hint="cs"/>
                <w:sz w:val="20"/>
                <w:szCs w:val="20"/>
                <w:u w:color="333333"/>
                <w:rtl/>
                <w:lang w:val="en-US" w:bidi="ar-QA"/>
              </w:rPr>
              <w:t xml:space="preserve"> </w:t>
            </w:r>
            <w:r w:rsidR="00792337">
              <w:rPr>
                <w:rStyle w:val="None"/>
                <w:rFonts w:ascii="Arial" w:hAnsi="Arial" w:cs="Arial" w:hint="cs"/>
                <w:sz w:val="20"/>
                <w:szCs w:val="20"/>
                <w:u w:color="333333"/>
                <w:rtl/>
                <w:lang w:val="en-US" w:bidi="ar-QA"/>
              </w:rPr>
              <w:t>أو يويفا أو كونميبول</w:t>
            </w:r>
            <w:r w:rsidR="00527FFC" w:rsidRPr="00527FFC">
              <w:rPr>
                <w:rStyle w:val="None"/>
                <w:rFonts w:ascii="Arial" w:hAnsi="Arial" w:cs="Arial"/>
                <w:sz w:val="20"/>
                <w:szCs w:val="20"/>
                <w:u w:color="333333"/>
                <w:rtl/>
                <w:lang w:bidi="ar-QA"/>
              </w:rPr>
              <w:t>؛</w:t>
            </w:r>
            <w:r w:rsidR="00527FFC" w:rsidRPr="00527FFC">
              <w:rPr>
                <w:rStyle w:val="None"/>
                <w:rFonts w:ascii="Arial" w:hAnsi="Arial" w:cs="Arial"/>
                <w:sz w:val="20"/>
                <w:szCs w:val="20"/>
                <w:u w:color="333333"/>
                <w:rtl/>
              </w:rPr>
              <w:t xml:space="preserve"> </w:t>
            </w:r>
          </w:p>
        </w:tc>
      </w:tr>
      <w:tr w:rsidR="00E438CC" w14:paraId="58D7790D" w14:textId="77777777" w:rsidTr="00BE1178">
        <w:tc>
          <w:tcPr>
            <w:tcW w:w="4770" w:type="dxa"/>
          </w:tcPr>
          <w:p w14:paraId="259D7CBB" w14:textId="71755CFB" w:rsidR="00E438CC" w:rsidRPr="002D124E" w:rsidRDefault="00875D90" w:rsidP="002B2C54">
            <w:pPr>
              <w:pStyle w:val="Style2"/>
              <w:widowControl/>
              <w:numPr>
                <w:ilvl w:val="0"/>
                <w:numId w:val="2"/>
              </w:numPr>
              <w:spacing w:before="120" w:after="120"/>
              <w:jc w:val="both"/>
              <w:rPr>
                <w:rFonts w:cs="Calibri"/>
                <w:sz w:val="20"/>
                <w:szCs w:val="20"/>
              </w:rPr>
            </w:pPr>
            <w:r w:rsidRPr="002D124E">
              <w:rPr>
                <w:rStyle w:val="None"/>
                <w:rFonts w:eastAsiaTheme="minorHAnsi"/>
                <w:kern w:val="2"/>
                <w:sz w:val="20"/>
                <w:szCs w:val="20"/>
                <w:u w:color="333333"/>
                <w:lang w:val="en-GB" w:eastAsia="en-US" w:bidi="ar-SA"/>
                <w14:ligatures w14:val="standardContextual"/>
              </w:rPr>
              <w:t>acknowledges that failure by the Parent/Legal Guardian or the Participant to</w:t>
            </w:r>
            <w:r w:rsidRPr="002D124E">
              <w:rPr>
                <w:rStyle w:val="None"/>
                <w:rFonts w:eastAsiaTheme="minorHAnsi" w:cs="Calibri"/>
                <w:kern w:val="2"/>
                <w:sz w:val="20"/>
                <w:szCs w:val="20"/>
                <w:u w:color="333333"/>
                <w:lang w:val="en-GB" w:eastAsia="en-US" w:bidi="ar-SA"/>
                <w14:ligatures w14:val="standardContextual"/>
              </w:rPr>
              <w:t xml:space="preserve"> c</w:t>
            </w:r>
            <w:r w:rsidR="001F67A0" w:rsidRPr="002D124E">
              <w:rPr>
                <w:rStyle w:val="None"/>
                <w:rFonts w:eastAsiaTheme="minorHAnsi"/>
                <w:kern w:val="2"/>
                <w:sz w:val="20"/>
                <w:szCs w:val="20"/>
                <w:u w:color="333333"/>
                <w:lang w:val="en-GB" w:eastAsia="en-US" w:bidi="ar-SA"/>
                <w14:ligatures w14:val="standardContextual"/>
              </w:rPr>
              <w:t xml:space="preserve">omply with these Terms may result in SC withdrawing or refusing </w:t>
            </w:r>
            <w:r w:rsidRPr="002D124E">
              <w:rPr>
                <w:rStyle w:val="None"/>
                <w:rFonts w:eastAsiaTheme="minorHAnsi"/>
                <w:kern w:val="2"/>
                <w:sz w:val="20"/>
                <w:szCs w:val="20"/>
                <w:u w:color="333333"/>
                <w:lang w:val="en-GB" w:eastAsia="en-US" w:bidi="ar-SA"/>
                <w14:ligatures w14:val="standardContextual"/>
              </w:rPr>
              <w:t>Participation</w:t>
            </w:r>
            <w:r w:rsidRPr="002D124E">
              <w:rPr>
                <w:rFonts w:cs="Calibri"/>
                <w:bCs/>
                <w:color w:val="000000"/>
                <w:sz w:val="20"/>
                <w:szCs w:val="20"/>
                <w:lang w:val="en-US" w:bidi="en-US"/>
              </w:rPr>
              <w:t>;</w:t>
            </w:r>
            <w:r w:rsidR="00ED4AB0">
              <w:rPr>
                <w:rFonts w:cs="Calibri"/>
                <w:bCs/>
                <w:color w:val="000000"/>
                <w:sz w:val="20"/>
                <w:szCs w:val="20"/>
                <w:lang w:val="en-US" w:bidi="en-US"/>
              </w:rPr>
              <w:t xml:space="preserve"> and</w:t>
            </w:r>
          </w:p>
        </w:tc>
        <w:tc>
          <w:tcPr>
            <w:tcW w:w="4855" w:type="dxa"/>
          </w:tcPr>
          <w:p w14:paraId="25C6DB4A" w14:textId="712D4950" w:rsidR="00E438CC" w:rsidRPr="002E449D" w:rsidRDefault="00A27F8C" w:rsidP="002B2C54">
            <w:pPr>
              <w:pStyle w:val="Style8"/>
              <w:widowControl/>
              <w:numPr>
                <w:ilvl w:val="0"/>
                <w:numId w:val="2"/>
              </w:numPr>
              <w:pBdr>
                <w:top w:val="nil"/>
                <w:left w:val="nil"/>
                <w:bottom w:val="nil"/>
                <w:right w:val="nil"/>
                <w:between w:val="nil"/>
                <w:bar w:val="nil"/>
              </w:pBdr>
              <w:bidi/>
              <w:spacing w:before="120" w:after="120" w:line="360" w:lineRule="auto"/>
              <w:jc w:val="both"/>
              <w:rPr>
                <w:rFonts w:ascii="Arial" w:hAnsi="Arial" w:cs="Arial"/>
                <w:sz w:val="20"/>
                <w:szCs w:val="20"/>
                <w:rtl/>
                <w:lang w:val="en-US"/>
              </w:rPr>
            </w:pPr>
            <w:r w:rsidRPr="00A27F8C">
              <w:rPr>
                <w:rStyle w:val="None"/>
                <w:rFonts w:ascii="Arial" w:hAnsi="Arial" w:cs="Arial" w:hint="cs"/>
                <w:sz w:val="20"/>
                <w:szCs w:val="20"/>
                <w:u w:color="333333"/>
                <w:rtl/>
                <w:lang w:bidi="ar-QA"/>
              </w:rPr>
              <w:t>يقر</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بأن</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عدم</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امتثال</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ولي</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الأمر</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أو</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الوصي</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القانوني</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أو</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المشارك</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لهذه</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الشروط</w:t>
            </w:r>
            <w:r w:rsidRPr="00A27F8C">
              <w:rPr>
                <w:rStyle w:val="None"/>
                <w:rFonts w:ascii="Arial" w:hAnsi="Arial" w:cs="Arial"/>
                <w:sz w:val="20"/>
                <w:szCs w:val="20"/>
                <w:u w:color="333333"/>
                <w:rtl/>
                <w:lang w:bidi="ar-QA"/>
              </w:rPr>
              <w:t xml:space="preserve"> </w:t>
            </w:r>
            <w:r w:rsidRPr="00A27F8C">
              <w:rPr>
                <w:rStyle w:val="None"/>
                <w:rFonts w:ascii="Arial" w:hAnsi="Arial" w:cs="Arial" w:hint="cs"/>
                <w:sz w:val="20"/>
                <w:szCs w:val="20"/>
                <w:u w:color="333333"/>
                <w:rtl/>
                <w:lang w:bidi="ar-QA"/>
              </w:rPr>
              <w:t>قد</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يؤدي</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إلى</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قيام</w:t>
            </w:r>
            <w:r w:rsidR="005839DC" w:rsidRPr="005839DC">
              <w:rPr>
                <w:rStyle w:val="None"/>
                <w:rFonts w:ascii="Arial" w:hAnsi="Arial" w:cs="Arial"/>
                <w:sz w:val="20"/>
                <w:szCs w:val="20"/>
                <w:u w:color="333333"/>
                <w:rtl/>
                <w:lang w:bidi="ar-QA"/>
              </w:rPr>
              <w:t xml:space="preserve"> </w:t>
            </w:r>
            <w:r w:rsidR="00754789">
              <w:rPr>
                <w:rStyle w:val="None"/>
                <w:rFonts w:ascii="Arial" w:hAnsi="Arial" w:cs="Arial" w:hint="cs"/>
                <w:sz w:val="20"/>
                <w:szCs w:val="20"/>
                <w:u w:color="333333"/>
                <w:rtl/>
                <w:lang w:bidi="ar-QA"/>
              </w:rPr>
              <w:t>اللجنة العلي</w:t>
            </w:r>
            <w:r w:rsidR="00BE1178">
              <w:rPr>
                <w:rStyle w:val="None"/>
                <w:rFonts w:ascii="Arial" w:hAnsi="Arial" w:cs="Arial" w:hint="cs"/>
                <w:sz w:val="20"/>
                <w:szCs w:val="20"/>
                <w:u w:color="333333"/>
                <w:rtl/>
                <w:lang w:bidi="ar-QA"/>
              </w:rPr>
              <w:t>ا</w:t>
            </w:r>
            <w:r w:rsidR="00754789"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بسحب</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أو</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رفض</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السماح</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بالمشاركة؛</w:t>
            </w:r>
            <w:r w:rsidR="005839DC" w:rsidRPr="005839DC">
              <w:rPr>
                <w:rStyle w:val="None"/>
                <w:rFonts w:ascii="Arial" w:hAnsi="Arial" w:cs="Arial"/>
                <w:sz w:val="20"/>
                <w:szCs w:val="20"/>
                <w:u w:color="333333"/>
                <w:rtl/>
                <w:lang w:bidi="ar-QA"/>
              </w:rPr>
              <w:t xml:space="preserve"> </w:t>
            </w:r>
            <w:r w:rsidR="005839DC" w:rsidRPr="005839DC">
              <w:rPr>
                <w:rStyle w:val="None"/>
                <w:rFonts w:ascii="Arial" w:hAnsi="Arial" w:cs="Arial" w:hint="cs"/>
                <w:sz w:val="20"/>
                <w:szCs w:val="20"/>
                <w:u w:color="333333"/>
                <w:rtl/>
                <w:lang w:bidi="ar-QA"/>
              </w:rPr>
              <w:t>و</w:t>
            </w:r>
          </w:p>
        </w:tc>
      </w:tr>
      <w:tr w:rsidR="00E438CC" w14:paraId="3D87C136" w14:textId="77777777" w:rsidTr="00BE1178">
        <w:tc>
          <w:tcPr>
            <w:tcW w:w="4770" w:type="dxa"/>
          </w:tcPr>
          <w:p w14:paraId="775B4BD6" w14:textId="46893FAC" w:rsidR="00E438CC" w:rsidRPr="001143F8" w:rsidRDefault="002D124E" w:rsidP="002B2C54">
            <w:pPr>
              <w:pStyle w:val="ListParagraph"/>
              <w:numPr>
                <w:ilvl w:val="0"/>
                <w:numId w:val="2"/>
              </w:numPr>
              <w:spacing w:before="120" w:after="120"/>
              <w:jc w:val="both"/>
              <w:rPr>
                <w:rFonts w:ascii="Calibri" w:hAnsi="Calibri" w:cs="Calibri"/>
                <w:sz w:val="20"/>
                <w:szCs w:val="20"/>
              </w:rPr>
            </w:pPr>
            <w:r>
              <w:rPr>
                <w:rFonts w:ascii="Calibri" w:hAnsi="Calibri" w:cs="Calibri"/>
                <w:sz w:val="20"/>
                <w:szCs w:val="20"/>
              </w:rPr>
              <w:lastRenderedPageBreak/>
              <w:t xml:space="preserve">agrees that </w:t>
            </w:r>
            <w:r w:rsidR="005839DC" w:rsidRPr="001143F8">
              <w:rPr>
                <w:rFonts w:ascii="Calibri" w:hAnsi="Calibri" w:cs="Calibri"/>
                <w:sz w:val="20"/>
                <w:szCs w:val="20"/>
              </w:rPr>
              <w:t xml:space="preserve">Participation </w:t>
            </w:r>
            <w:r>
              <w:rPr>
                <w:rFonts w:ascii="Calibri" w:hAnsi="Calibri" w:cs="Calibri"/>
                <w:sz w:val="20"/>
                <w:szCs w:val="20"/>
              </w:rPr>
              <w:t xml:space="preserve">is personal, non-transferable and </w:t>
            </w:r>
            <w:r w:rsidR="005839DC" w:rsidRPr="001143F8">
              <w:rPr>
                <w:rFonts w:ascii="Calibri" w:hAnsi="Calibri" w:cs="Calibri"/>
                <w:sz w:val="20"/>
                <w:szCs w:val="20"/>
              </w:rPr>
              <w:t>cannot be exchanged for cash</w:t>
            </w:r>
            <w:r>
              <w:rPr>
                <w:rFonts w:ascii="Calibri" w:hAnsi="Calibri" w:cs="Calibri"/>
                <w:sz w:val="20"/>
                <w:szCs w:val="20"/>
              </w:rPr>
              <w:t xml:space="preserve"> or otherwise assigned</w:t>
            </w:r>
            <w:r w:rsidR="005839DC" w:rsidRPr="001143F8">
              <w:rPr>
                <w:rFonts w:ascii="Calibri" w:hAnsi="Calibri" w:cs="Calibri"/>
                <w:sz w:val="20"/>
                <w:szCs w:val="20"/>
              </w:rPr>
              <w:t>.</w:t>
            </w:r>
          </w:p>
        </w:tc>
        <w:tc>
          <w:tcPr>
            <w:tcW w:w="4855" w:type="dxa"/>
          </w:tcPr>
          <w:p w14:paraId="04795392" w14:textId="0EBB7550" w:rsidR="00E438CC" w:rsidRPr="002E449D" w:rsidRDefault="00754789" w:rsidP="002B2C54">
            <w:pPr>
              <w:pStyle w:val="Style8"/>
              <w:widowControl/>
              <w:numPr>
                <w:ilvl w:val="0"/>
                <w:numId w:val="2"/>
              </w:numPr>
              <w:pBdr>
                <w:top w:val="nil"/>
                <w:left w:val="nil"/>
                <w:bottom w:val="nil"/>
                <w:right w:val="nil"/>
                <w:between w:val="nil"/>
                <w:bar w:val="nil"/>
              </w:pBdr>
              <w:bidi/>
              <w:spacing w:before="120" w:after="120" w:line="360" w:lineRule="auto"/>
              <w:rPr>
                <w:rFonts w:asciiTheme="minorBidi" w:hAnsiTheme="minorBidi" w:cstheme="minorBidi"/>
                <w:sz w:val="20"/>
                <w:szCs w:val="20"/>
                <w:rtl/>
                <w:lang w:val="en-US"/>
              </w:rPr>
            </w:pPr>
            <w:r>
              <w:rPr>
                <w:rStyle w:val="None"/>
                <w:rFonts w:asciiTheme="minorBidi" w:hAnsiTheme="minorBidi" w:cstheme="minorBidi" w:hint="cs"/>
                <w:sz w:val="20"/>
                <w:szCs w:val="20"/>
                <w:u w:color="333333"/>
                <w:rtl/>
                <w:lang w:bidi="ar-QA"/>
              </w:rPr>
              <w:t xml:space="preserve"> يوافق بأن</w:t>
            </w:r>
            <w:r w:rsidR="002E449D" w:rsidRPr="002E449D">
              <w:rPr>
                <w:rStyle w:val="None"/>
                <w:rFonts w:asciiTheme="minorBidi" w:hAnsiTheme="minorBidi" w:cstheme="minorBidi"/>
                <w:sz w:val="20"/>
                <w:szCs w:val="20"/>
                <w:u w:color="333333"/>
                <w:rtl/>
                <w:lang w:bidi="ar-QA"/>
              </w:rPr>
              <w:t xml:space="preserve"> المشاركة</w:t>
            </w:r>
            <w:r>
              <w:rPr>
                <w:rStyle w:val="None"/>
                <w:rFonts w:asciiTheme="minorBidi" w:hAnsiTheme="minorBidi" w:cstheme="minorBidi" w:hint="cs"/>
                <w:sz w:val="20"/>
                <w:szCs w:val="20"/>
                <w:u w:color="333333"/>
                <w:rtl/>
                <w:lang w:bidi="ar-QA"/>
              </w:rPr>
              <w:t xml:space="preserve"> </w:t>
            </w:r>
            <w:r w:rsidRPr="00754789">
              <w:rPr>
                <w:rStyle w:val="None"/>
                <w:rFonts w:asciiTheme="minorBidi" w:hAnsiTheme="minorBidi" w:cs="Arial" w:hint="cs"/>
                <w:sz w:val="20"/>
                <w:szCs w:val="20"/>
                <w:u w:color="333333"/>
                <w:rtl/>
                <w:lang w:bidi="ar-QA"/>
              </w:rPr>
              <w:t>شخصية،</w:t>
            </w:r>
            <w:r w:rsidRPr="00754789">
              <w:rPr>
                <w:rStyle w:val="None"/>
                <w:rFonts w:asciiTheme="minorBidi" w:hAnsiTheme="minorBidi" w:cs="Arial"/>
                <w:sz w:val="20"/>
                <w:szCs w:val="20"/>
                <w:u w:color="333333"/>
                <w:rtl/>
                <w:lang w:bidi="ar-QA"/>
              </w:rPr>
              <w:t xml:space="preserve"> </w:t>
            </w:r>
            <w:r w:rsidRPr="00754789">
              <w:rPr>
                <w:rStyle w:val="None"/>
                <w:rFonts w:asciiTheme="minorBidi" w:hAnsiTheme="minorBidi" w:cs="Arial" w:hint="cs"/>
                <w:sz w:val="20"/>
                <w:szCs w:val="20"/>
                <w:u w:color="333333"/>
                <w:rtl/>
                <w:lang w:bidi="ar-QA"/>
              </w:rPr>
              <w:t>وغير</w:t>
            </w:r>
            <w:r w:rsidRPr="00754789">
              <w:rPr>
                <w:rStyle w:val="None"/>
                <w:rFonts w:asciiTheme="minorBidi" w:hAnsiTheme="minorBidi" w:cs="Arial"/>
                <w:sz w:val="20"/>
                <w:szCs w:val="20"/>
                <w:u w:color="333333"/>
                <w:rtl/>
                <w:lang w:bidi="ar-QA"/>
              </w:rPr>
              <w:t xml:space="preserve"> </w:t>
            </w:r>
            <w:r w:rsidRPr="00754789">
              <w:rPr>
                <w:rStyle w:val="None"/>
                <w:rFonts w:asciiTheme="minorBidi" w:hAnsiTheme="minorBidi" w:cs="Arial" w:hint="cs"/>
                <w:sz w:val="20"/>
                <w:szCs w:val="20"/>
                <w:u w:color="333333"/>
                <w:rtl/>
                <w:lang w:bidi="ar-QA"/>
              </w:rPr>
              <w:t>قابلة</w:t>
            </w:r>
            <w:r w:rsidRPr="00754789">
              <w:rPr>
                <w:rStyle w:val="None"/>
                <w:rFonts w:asciiTheme="minorBidi" w:hAnsiTheme="minorBidi" w:cs="Arial"/>
                <w:sz w:val="20"/>
                <w:szCs w:val="20"/>
                <w:u w:color="333333"/>
                <w:rtl/>
                <w:lang w:bidi="ar-QA"/>
              </w:rPr>
              <w:t xml:space="preserve"> </w:t>
            </w:r>
            <w:r w:rsidRPr="00754789">
              <w:rPr>
                <w:rStyle w:val="None"/>
                <w:rFonts w:asciiTheme="minorBidi" w:hAnsiTheme="minorBidi" w:cs="Arial" w:hint="cs"/>
                <w:sz w:val="20"/>
                <w:szCs w:val="20"/>
                <w:u w:color="333333"/>
                <w:rtl/>
                <w:lang w:bidi="ar-QA"/>
              </w:rPr>
              <w:t>للتحويل</w:t>
            </w:r>
            <w:r w:rsidR="002E449D" w:rsidRPr="002E449D">
              <w:rPr>
                <w:rStyle w:val="None"/>
                <w:rFonts w:asciiTheme="minorBidi" w:hAnsiTheme="minorBidi" w:cstheme="minorBidi"/>
                <w:sz w:val="20"/>
                <w:szCs w:val="20"/>
                <w:u w:color="333333"/>
                <w:rtl/>
                <w:lang w:bidi="ar-QA"/>
              </w:rPr>
              <w:t xml:space="preserve"> </w:t>
            </w:r>
            <w:r>
              <w:rPr>
                <w:rStyle w:val="FontStyle25"/>
                <w:rFonts w:asciiTheme="minorBidi" w:hAnsiTheme="minorBidi" w:cstheme="minorBidi" w:hint="cs"/>
                <w:b w:val="0"/>
                <w:bCs w:val="0"/>
                <w:sz w:val="20"/>
                <w:szCs w:val="20"/>
                <w:rtl/>
                <w:lang w:bidi="ar-SA"/>
              </w:rPr>
              <w:t>و</w:t>
            </w:r>
            <w:r w:rsidR="002E449D" w:rsidRPr="002E449D">
              <w:rPr>
                <w:rStyle w:val="FontStyle25"/>
                <w:rFonts w:asciiTheme="minorBidi" w:hAnsiTheme="minorBidi" w:cstheme="minorBidi"/>
                <w:b w:val="0"/>
                <w:bCs w:val="0"/>
                <w:sz w:val="20"/>
                <w:szCs w:val="20"/>
                <w:rtl/>
                <w:lang w:bidi="ar-SA"/>
              </w:rPr>
              <w:t xml:space="preserve">لا يُمكن </w:t>
            </w:r>
            <w:r w:rsidRPr="002E449D">
              <w:rPr>
                <w:rStyle w:val="FontStyle25"/>
                <w:rFonts w:asciiTheme="minorBidi" w:hAnsiTheme="minorBidi" w:cstheme="minorBidi"/>
                <w:b w:val="0"/>
                <w:bCs w:val="0"/>
                <w:sz w:val="20"/>
                <w:szCs w:val="20"/>
                <w:rtl/>
                <w:lang w:bidi="ar-SA"/>
              </w:rPr>
              <w:t>إحال</w:t>
            </w:r>
            <w:r>
              <w:rPr>
                <w:rStyle w:val="FontStyle25"/>
                <w:rFonts w:asciiTheme="minorBidi" w:hAnsiTheme="minorBidi" w:cstheme="minorBidi" w:hint="cs"/>
                <w:b w:val="0"/>
                <w:bCs w:val="0"/>
                <w:sz w:val="20"/>
                <w:szCs w:val="20"/>
                <w:rtl/>
                <w:lang w:bidi="ar-SA"/>
              </w:rPr>
              <w:t>تها</w:t>
            </w:r>
            <w:r w:rsidRPr="002E449D">
              <w:rPr>
                <w:rStyle w:val="FontStyle25"/>
                <w:rFonts w:asciiTheme="minorBidi" w:hAnsiTheme="minorBidi" w:cstheme="minorBidi"/>
                <w:b w:val="0"/>
                <w:bCs w:val="0"/>
                <w:sz w:val="20"/>
                <w:szCs w:val="20"/>
                <w:rtl/>
                <w:lang w:bidi="ar-SA"/>
              </w:rPr>
              <w:t xml:space="preserve"> </w:t>
            </w:r>
            <w:r w:rsidR="002E449D" w:rsidRPr="002E449D">
              <w:rPr>
                <w:rStyle w:val="FontStyle25"/>
                <w:rFonts w:asciiTheme="minorBidi" w:hAnsiTheme="minorBidi" w:cstheme="minorBidi"/>
                <w:b w:val="0"/>
                <w:bCs w:val="0"/>
                <w:sz w:val="20"/>
                <w:szCs w:val="20"/>
                <w:rtl/>
                <w:lang w:bidi="ar-SA"/>
              </w:rPr>
              <w:t>لشخص اَخر أو استبدالها مقابل مبلغ نقدي.</w:t>
            </w:r>
          </w:p>
        </w:tc>
      </w:tr>
      <w:tr w:rsidR="00E438CC" w14:paraId="77CD5B18" w14:textId="77777777" w:rsidTr="00BE1178">
        <w:tc>
          <w:tcPr>
            <w:tcW w:w="4770" w:type="dxa"/>
          </w:tcPr>
          <w:p w14:paraId="4CC6D497" w14:textId="2F78457B" w:rsidR="00E438CC" w:rsidRPr="001143F8" w:rsidRDefault="002D124E" w:rsidP="002B2C54">
            <w:pPr>
              <w:pStyle w:val="Style2"/>
              <w:widowControl/>
              <w:spacing w:before="120" w:after="120"/>
              <w:jc w:val="both"/>
              <w:rPr>
                <w:rFonts w:cs="Calibri"/>
                <w:bCs/>
                <w:color w:val="000000"/>
                <w:sz w:val="20"/>
                <w:szCs w:val="20"/>
                <w:lang w:val="en-US" w:bidi="en-US"/>
              </w:rPr>
            </w:pPr>
            <w:r>
              <w:rPr>
                <w:rFonts w:cs="Calibri"/>
                <w:bCs/>
                <w:color w:val="000000"/>
                <w:sz w:val="20"/>
                <w:szCs w:val="20"/>
                <w:lang w:val="en-US" w:bidi="en-US"/>
              </w:rPr>
              <w:t>In addition, t</w:t>
            </w:r>
            <w:r w:rsidR="005839DC" w:rsidRPr="001143F8">
              <w:rPr>
                <w:rFonts w:cs="Calibri"/>
                <w:bCs/>
                <w:color w:val="000000"/>
                <w:sz w:val="20"/>
                <w:szCs w:val="20"/>
                <w:lang w:val="en-US" w:bidi="en-US"/>
              </w:rPr>
              <w:t>o the fullest extent permitted by law, the Parent/Legal Guardian</w:t>
            </w:r>
            <w:r>
              <w:rPr>
                <w:rFonts w:cs="Calibri"/>
                <w:bCs/>
                <w:color w:val="000000"/>
                <w:sz w:val="20"/>
                <w:szCs w:val="20"/>
                <w:lang w:val="en-US" w:bidi="en-US"/>
              </w:rPr>
              <w:t xml:space="preserve"> shall indemnify and</w:t>
            </w:r>
            <w:r w:rsidR="005839DC" w:rsidRPr="001143F8">
              <w:rPr>
                <w:rFonts w:cs="Calibri"/>
                <w:bCs/>
                <w:color w:val="000000"/>
                <w:sz w:val="20"/>
                <w:szCs w:val="20"/>
                <w:lang w:val="en-US" w:bidi="en-US"/>
              </w:rPr>
              <w:t xml:space="preserve"> hold harmless SC</w:t>
            </w:r>
            <w:r w:rsidR="00932E84">
              <w:rPr>
                <w:rFonts w:cs="Calibri"/>
                <w:bCs/>
                <w:color w:val="000000"/>
                <w:sz w:val="20"/>
                <w:szCs w:val="20"/>
                <w:lang w:val="en-US" w:bidi="en-US"/>
              </w:rPr>
              <w:t>, UEFA</w:t>
            </w:r>
            <w:r w:rsidR="005839DC" w:rsidRPr="001143F8">
              <w:rPr>
                <w:rFonts w:cs="Calibri"/>
                <w:bCs/>
                <w:color w:val="000000"/>
                <w:sz w:val="20"/>
                <w:szCs w:val="20"/>
                <w:lang w:val="en-US" w:bidi="en-US"/>
              </w:rPr>
              <w:t xml:space="preserve"> and/or</w:t>
            </w:r>
            <w:r w:rsidR="00932E84">
              <w:rPr>
                <w:rFonts w:cs="Calibri"/>
                <w:bCs/>
                <w:color w:val="000000"/>
                <w:sz w:val="20"/>
                <w:szCs w:val="20"/>
                <w:lang w:val="en-US" w:bidi="en-US"/>
              </w:rPr>
              <w:t xml:space="preserve"> </w:t>
            </w:r>
            <w:r w:rsidR="002E7DD0">
              <w:rPr>
                <w:rFonts w:cs="Calibri"/>
                <w:bCs/>
                <w:color w:val="000000"/>
                <w:sz w:val="20"/>
                <w:szCs w:val="20"/>
                <w:lang w:val="en-US" w:bidi="en-US"/>
              </w:rPr>
              <w:t>CONMEBOL</w:t>
            </w:r>
            <w:r w:rsidR="002E7DD0" w:rsidRPr="001143F8">
              <w:rPr>
                <w:rFonts w:cs="Calibri"/>
                <w:bCs/>
                <w:color w:val="000000"/>
                <w:sz w:val="20"/>
                <w:szCs w:val="20"/>
                <w:lang w:val="en-US" w:bidi="en-US"/>
              </w:rPr>
              <w:t xml:space="preserve"> from</w:t>
            </w:r>
            <w:r>
              <w:rPr>
                <w:rFonts w:cs="Calibri"/>
                <w:bCs/>
                <w:color w:val="000000"/>
                <w:sz w:val="20"/>
                <w:szCs w:val="20"/>
                <w:lang w:val="en-US" w:bidi="en-US"/>
              </w:rPr>
              <w:t xml:space="preserve"> and against</w:t>
            </w:r>
            <w:r w:rsidR="005839DC" w:rsidRPr="001143F8">
              <w:rPr>
                <w:rFonts w:cs="Calibri"/>
                <w:bCs/>
                <w:color w:val="000000"/>
                <w:sz w:val="20"/>
                <w:szCs w:val="20"/>
                <w:lang w:val="en-US" w:bidi="en-US"/>
              </w:rPr>
              <w:t xml:space="preserve"> any liability, costs, expenses, demands, loss and/or damage</w:t>
            </w:r>
            <w:r>
              <w:rPr>
                <w:rFonts w:cs="Calibri"/>
                <w:bCs/>
                <w:color w:val="000000"/>
                <w:sz w:val="20"/>
                <w:szCs w:val="20"/>
                <w:lang w:val="en-US" w:bidi="en-US"/>
              </w:rPr>
              <w:t>s</w:t>
            </w:r>
            <w:r w:rsidR="005839DC" w:rsidRPr="001143F8">
              <w:rPr>
                <w:rFonts w:cs="Calibri"/>
                <w:bCs/>
                <w:color w:val="000000"/>
                <w:sz w:val="20"/>
                <w:szCs w:val="20"/>
                <w:lang w:val="en-US" w:bidi="en-US"/>
              </w:rPr>
              <w:t xml:space="preserve"> of whatever nature arising in connection with:</w:t>
            </w:r>
          </w:p>
        </w:tc>
        <w:tc>
          <w:tcPr>
            <w:tcW w:w="4855" w:type="dxa"/>
          </w:tcPr>
          <w:p w14:paraId="0D7A7A7C" w14:textId="5F0344BF" w:rsidR="005839DC" w:rsidRPr="005839DC" w:rsidRDefault="0033039D" w:rsidP="002B2C54">
            <w:pPr>
              <w:pStyle w:val="Style8"/>
              <w:widowControl/>
              <w:bidi/>
              <w:spacing w:before="120" w:after="120"/>
              <w:ind w:left="29"/>
              <w:jc w:val="both"/>
              <w:rPr>
                <w:rStyle w:val="FontStyle25"/>
                <w:rFonts w:asciiTheme="minorBidi" w:hAnsiTheme="minorBidi" w:cstheme="minorBidi"/>
                <w:b w:val="0"/>
                <w:bCs w:val="0"/>
                <w:sz w:val="20"/>
                <w:szCs w:val="20"/>
                <w:rtl/>
              </w:rPr>
            </w:pPr>
            <w:r w:rsidRPr="0033039D">
              <w:rPr>
                <w:rStyle w:val="FontStyle25"/>
                <w:rFonts w:asciiTheme="minorBidi" w:hAnsiTheme="minorBidi" w:cs="Arial" w:hint="cs"/>
                <w:b w:val="0"/>
                <w:bCs w:val="0"/>
                <w:sz w:val="20"/>
                <w:szCs w:val="20"/>
                <w:rtl/>
                <w:lang w:val="en-US" w:bidi="ar-SA"/>
              </w:rPr>
              <w:t>بالإضافة</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إلى</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ذلك،</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وبأقصى</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حد</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يسمح</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به</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القانون،</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يجب</w:t>
            </w:r>
            <w:r w:rsidRPr="0033039D">
              <w:rPr>
                <w:rStyle w:val="FontStyle25"/>
                <w:rFonts w:asciiTheme="minorBidi" w:hAnsiTheme="minorBidi" w:cs="Arial"/>
                <w:b w:val="0"/>
                <w:bCs w:val="0"/>
                <w:sz w:val="20"/>
                <w:szCs w:val="20"/>
                <w:rtl/>
                <w:lang w:val="en-US" w:bidi="ar-SA"/>
              </w:rPr>
              <w:t xml:space="preserve"> </w:t>
            </w:r>
            <w:r w:rsidRPr="0033039D">
              <w:rPr>
                <w:rStyle w:val="FontStyle25"/>
                <w:rFonts w:asciiTheme="minorBidi" w:hAnsiTheme="minorBidi" w:cs="Arial" w:hint="cs"/>
                <w:b w:val="0"/>
                <w:bCs w:val="0"/>
                <w:sz w:val="20"/>
                <w:szCs w:val="20"/>
                <w:rtl/>
                <w:lang w:val="en-US" w:bidi="ar-SA"/>
              </w:rPr>
              <w:t>على</w:t>
            </w:r>
            <w:r w:rsidRPr="0033039D">
              <w:rPr>
                <w:rStyle w:val="FontStyle25"/>
                <w:rFonts w:asciiTheme="minorBidi" w:hAnsiTheme="minorBidi" w:cs="Arial"/>
                <w:b w:val="0"/>
                <w:bCs w:val="0"/>
                <w:sz w:val="20"/>
                <w:szCs w:val="20"/>
                <w:rtl/>
                <w:lang w:val="en-US" w:bidi="ar-SA"/>
              </w:rPr>
              <w:t xml:space="preserve"> </w:t>
            </w:r>
            <w:r w:rsidR="005839DC" w:rsidRPr="005839DC">
              <w:rPr>
                <w:rStyle w:val="FontStyle25"/>
                <w:rFonts w:asciiTheme="minorBidi" w:hAnsiTheme="minorBidi" w:cstheme="minorBidi"/>
                <w:b w:val="0"/>
                <w:bCs w:val="0"/>
                <w:sz w:val="20"/>
                <w:szCs w:val="20"/>
                <w:rtl/>
                <w:lang w:bidi="ar-SA"/>
              </w:rPr>
              <w:t xml:space="preserve">ولي الأمر أو الوصي القانوني على إبراء ذمة اللجنة العليا </w:t>
            </w:r>
            <w:r w:rsidR="00792337">
              <w:rPr>
                <w:rStyle w:val="FontStyle25"/>
                <w:rFonts w:asciiTheme="minorBidi" w:hAnsiTheme="minorBidi" w:cstheme="minorBidi" w:hint="cs"/>
                <w:b w:val="0"/>
                <w:bCs w:val="0"/>
                <w:sz w:val="20"/>
                <w:szCs w:val="20"/>
                <w:rtl/>
                <w:lang w:bidi="ar-SA"/>
              </w:rPr>
              <w:t>ويويفا وكونميبول</w:t>
            </w:r>
            <w:r w:rsidR="005839DC" w:rsidRPr="005839DC">
              <w:rPr>
                <w:rStyle w:val="FontStyle25"/>
                <w:rFonts w:asciiTheme="minorBidi" w:hAnsiTheme="minorBidi" w:cstheme="minorBidi"/>
                <w:b w:val="0"/>
                <w:bCs w:val="0"/>
                <w:sz w:val="20"/>
                <w:szCs w:val="20"/>
                <w:lang w:bidi="ar-SA"/>
              </w:rPr>
              <w:t xml:space="preserve"> </w:t>
            </w:r>
            <w:r w:rsidR="005839DC" w:rsidRPr="005839DC">
              <w:rPr>
                <w:rStyle w:val="FontStyle25"/>
                <w:rFonts w:asciiTheme="minorBidi" w:hAnsiTheme="minorBidi" w:cstheme="minorBidi"/>
                <w:b w:val="0"/>
                <w:bCs w:val="0"/>
                <w:sz w:val="20"/>
                <w:szCs w:val="20"/>
                <w:rtl/>
                <w:lang w:bidi="ar-QA"/>
              </w:rPr>
              <w:t>من</w:t>
            </w:r>
            <w:r>
              <w:rPr>
                <w:rStyle w:val="FontStyle25"/>
                <w:rFonts w:asciiTheme="minorBidi" w:hAnsiTheme="minorBidi" w:cstheme="minorBidi" w:hint="cs"/>
                <w:b w:val="0"/>
                <w:bCs w:val="0"/>
                <w:sz w:val="20"/>
                <w:szCs w:val="20"/>
                <w:rtl/>
                <w:lang w:bidi="ar-QA"/>
              </w:rPr>
              <w:t xml:space="preserve"> وضد</w:t>
            </w:r>
            <w:r w:rsidR="005839DC" w:rsidRPr="005839DC">
              <w:rPr>
                <w:rStyle w:val="FontStyle25"/>
                <w:rFonts w:asciiTheme="minorBidi" w:hAnsiTheme="minorBidi" w:cstheme="minorBidi"/>
                <w:b w:val="0"/>
                <w:bCs w:val="0"/>
                <w:sz w:val="20"/>
                <w:szCs w:val="20"/>
                <w:rtl/>
                <w:lang w:bidi="ar-QA"/>
              </w:rPr>
              <w:t xml:space="preserve"> </w:t>
            </w:r>
            <w:r w:rsidR="005839DC" w:rsidRPr="005839DC">
              <w:rPr>
                <w:rStyle w:val="FontStyle25"/>
                <w:rFonts w:asciiTheme="minorBidi" w:hAnsiTheme="minorBidi" w:cstheme="minorBidi"/>
                <w:b w:val="0"/>
                <w:bCs w:val="0"/>
                <w:sz w:val="20"/>
                <w:szCs w:val="20"/>
                <w:rtl/>
                <w:lang w:bidi="ar-SA"/>
              </w:rPr>
              <w:t>أي مسؤولية أو تكاليف أو مصاريف أو مُطالبات أو خسائر أو أضرار من أي نوع تنشأ فيما يتعلق بـ:</w:t>
            </w:r>
            <w:r w:rsidR="005839DC" w:rsidRPr="005839DC">
              <w:rPr>
                <w:rStyle w:val="FontStyle25"/>
                <w:rFonts w:asciiTheme="minorBidi" w:hAnsiTheme="minorBidi" w:cstheme="minorBidi"/>
                <w:b w:val="0"/>
                <w:bCs w:val="0"/>
                <w:sz w:val="20"/>
                <w:szCs w:val="20"/>
                <w:lang w:bidi="ar-SA"/>
              </w:rPr>
              <w:t xml:space="preserve"> </w:t>
            </w:r>
          </w:p>
          <w:p w14:paraId="02D67183" w14:textId="77777777" w:rsidR="00E438CC" w:rsidRPr="005839DC" w:rsidRDefault="00E438CC" w:rsidP="002B2C54">
            <w:pPr>
              <w:spacing w:before="120" w:after="120"/>
              <w:jc w:val="center"/>
              <w:rPr>
                <w:rFonts w:asciiTheme="minorBidi" w:hAnsiTheme="minorBidi"/>
                <w:color w:val="000000"/>
                <w:sz w:val="20"/>
                <w:szCs w:val="20"/>
                <w:rtl/>
                <w:lang w:val="ru-RU" w:bidi="ar-QA"/>
              </w:rPr>
            </w:pPr>
          </w:p>
        </w:tc>
      </w:tr>
      <w:tr w:rsidR="00E438CC" w14:paraId="3A75DA6F" w14:textId="77777777" w:rsidTr="00BE1178">
        <w:tc>
          <w:tcPr>
            <w:tcW w:w="4770" w:type="dxa"/>
          </w:tcPr>
          <w:p w14:paraId="1289C360" w14:textId="1B712BBB" w:rsidR="00E438CC" w:rsidRPr="001143F8" w:rsidRDefault="005839DC" w:rsidP="002B2C54">
            <w:pPr>
              <w:pStyle w:val="ListParagraph"/>
              <w:numPr>
                <w:ilvl w:val="0"/>
                <w:numId w:val="4"/>
              </w:numPr>
              <w:spacing w:before="120" w:after="120"/>
              <w:jc w:val="both"/>
              <w:rPr>
                <w:rFonts w:ascii="Calibri" w:hAnsi="Calibri" w:cs="Calibri"/>
                <w:sz w:val="20"/>
                <w:szCs w:val="20"/>
              </w:rPr>
            </w:pPr>
            <w:r w:rsidRPr="001143F8">
              <w:rPr>
                <w:rFonts w:ascii="Calibri" w:hAnsi="Calibri" w:cs="Calibri"/>
                <w:bCs/>
                <w:color w:val="000000"/>
                <w:sz w:val="20"/>
                <w:szCs w:val="20"/>
                <w:lang w:bidi="en-US"/>
              </w:rPr>
              <w:t xml:space="preserve">the </w:t>
            </w:r>
            <w:r w:rsidR="002D124E">
              <w:rPr>
                <w:rFonts w:ascii="Calibri" w:hAnsi="Calibri" w:cs="Calibri"/>
                <w:bCs/>
                <w:color w:val="000000"/>
                <w:sz w:val="20"/>
                <w:szCs w:val="20"/>
                <w:lang w:bidi="en-US"/>
              </w:rPr>
              <w:t xml:space="preserve">Participant’s </w:t>
            </w:r>
            <w:r w:rsidRPr="001143F8">
              <w:rPr>
                <w:rFonts w:ascii="Calibri" w:hAnsi="Calibri" w:cs="Calibri"/>
                <w:bCs/>
                <w:color w:val="000000"/>
                <w:sz w:val="20"/>
                <w:szCs w:val="20"/>
                <w:lang w:bidi="en-US"/>
              </w:rPr>
              <w:t>Participation</w:t>
            </w:r>
            <w:r w:rsidR="002D124E">
              <w:rPr>
                <w:rFonts w:ascii="Calibri" w:hAnsi="Calibri" w:cs="Calibri"/>
                <w:bCs/>
                <w:color w:val="000000"/>
                <w:sz w:val="20"/>
                <w:szCs w:val="20"/>
                <w:lang w:bidi="en-US"/>
              </w:rPr>
              <w:t>,</w:t>
            </w:r>
            <w:r w:rsidRPr="001143F8">
              <w:rPr>
                <w:rFonts w:ascii="Calibri" w:hAnsi="Calibri" w:cs="Calibri"/>
                <w:bCs/>
                <w:color w:val="000000"/>
                <w:sz w:val="20"/>
                <w:szCs w:val="20"/>
                <w:lang w:bidi="en-US"/>
              </w:rPr>
              <w:t xml:space="preserve"> including </w:t>
            </w:r>
            <w:r w:rsidR="002D124E">
              <w:rPr>
                <w:rFonts w:ascii="Calibri" w:hAnsi="Calibri" w:cs="Calibri"/>
                <w:bCs/>
                <w:color w:val="000000"/>
                <w:sz w:val="20"/>
                <w:szCs w:val="20"/>
                <w:lang w:bidi="en-US"/>
              </w:rPr>
              <w:t xml:space="preserve">any </w:t>
            </w:r>
            <w:r w:rsidRPr="001143F8">
              <w:rPr>
                <w:rFonts w:ascii="Calibri" w:hAnsi="Calibri" w:cs="Calibri"/>
                <w:bCs/>
                <w:color w:val="000000"/>
                <w:sz w:val="20"/>
                <w:szCs w:val="20"/>
                <w:lang w:bidi="en-US"/>
              </w:rPr>
              <w:t>injury, illness, damage to property or death</w:t>
            </w:r>
            <w:r w:rsidR="00AD3C33">
              <w:rPr>
                <w:rFonts w:ascii="Calibri" w:hAnsi="Calibri" w:cs="Calibri"/>
                <w:bCs/>
                <w:color w:val="000000"/>
                <w:sz w:val="20"/>
                <w:szCs w:val="20"/>
                <w:lang w:bidi="en-US"/>
              </w:rPr>
              <w:t>,</w:t>
            </w:r>
            <w:r w:rsidRPr="001143F8">
              <w:rPr>
                <w:rFonts w:ascii="Calibri" w:hAnsi="Calibri" w:cs="Calibri"/>
                <w:bCs/>
                <w:color w:val="000000"/>
                <w:sz w:val="20"/>
                <w:szCs w:val="20"/>
                <w:lang w:bidi="en-US"/>
              </w:rPr>
              <w:t xml:space="preserve"> however caused</w:t>
            </w:r>
            <w:r w:rsidR="00AD3C33">
              <w:rPr>
                <w:rFonts w:ascii="Calibri" w:hAnsi="Calibri" w:cs="Calibri"/>
                <w:bCs/>
                <w:color w:val="000000"/>
                <w:sz w:val="20"/>
                <w:szCs w:val="20"/>
                <w:lang w:bidi="en-US"/>
              </w:rPr>
              <w:t xml:space="preserve">, </w:t>
            </w:r>
            <w:r w:rsidRPr="001143F8">
              <w:rPr>
                <w:rFonts w:ascii="Calibri" w:hAnsi="Calibri" w:cs="Calibri"/>
                <w:bCs/>
                <w:color w:val="000000"/>
                <w:sz w:val="20"/>
                <w:szCs w:val="20"/>
                <w:lang w:bidi="en-US"/>
              </w:rPr>
              <w:t xml:space="preserve">save to the extent </w:t>
            </w:r>
            <w:r w:rsidR="00AD3C33" w:rsidRPr="00AD3C33">
              <w:rPr>
                <w:rFonts w:ascii="Calibri" w:hAnsi="Calibri" w:cs="Calibri"/>
                <w:bCs/>
                <w:color w:val="000000"/>
                <w:sz w:val="20"/>
                <w:szCs w:val="20"/>
                <w:lang w:bidi="en-US"/>
              </w:rPr>
              <w:t xml:space="preserve">arising directly from SC’s </w:t>
            </w:r>
            <w:r w:rsidR="00932E84">
              <w:rPr>
                <w:rFonts w:ascii="Calibri" w:hAnsi="Calibri" w:cs="Calibri"/>
                <w:bCs/>
                <w:color w:val="000000"/>
                <w:sz w:val="20"/>
                <w:szCs w:val="20"/>
                <w:lang w:bidi="en-US"/>
              </w:rPr>
              <w:t xml:space="preserve">UEFA’s </w:t>
            </w:r>
            <w:r w:rsidR="00AD3C33" w:rsidRPr="00AD3C33">
              <w:rPr>
                <w:rFonts w:ascii="Calibri" w:hAnsi="Calibri" w:cs="Calibri"/>
                <w:bCs/>
                <w:color w:val="000000"/>
                <w:sz w:val="20"/>
                <w:szCs w:val="20"/>
                <w:lang w:bidi="en-US"/>
              </w:rPr>
              <w:t xml:space="preserve">or </w:t>
            </w:r>
            <w:r w:rsidR="00932E84">
              <w:rPr>
                <w:rFonts w:ascii="Calibri" w:hAnsi="Calibri" w:cs="Calibri"/>
                <w:bCs/>
                <w:color w:val="000000"/>
                <w:sz w:val="20"/>
                <w:szCs w:val="20"/>
                <w:lang w:bidi="en-US"/>
              </w:rPr>
              <w:t>CONMEBOL</w:t>
            </w:r>
            <w:r w:rsidR="00932E84" w:rsidRPr="00AD3C33">
              <w:rPr>
                <w:rFonts w:ascii="Calibri" w:hAnsi="Calibri" w:cs="Calibri"/>
                <w:bCs/>
                <w:color w:val="000000"/>
                <w:sz w:val="20"/>
                <w:szCs w:val="20"/>
                <w:lang w:bidi="en-US"/>
              </w:rPr>
              <w:t xml:space="preserve">’s </w:t>
            </w:r>
            <w:r w:rsidR="00AD3C33" w:rsidRPr="00AD3C33">
              <w:rPr>
                <w:rFonts w:ascii="Calibri" w:hAnsi="Calibri" w:cs="Calibri"/>
                <w:bCs/>
                <w:color w:val="000000"/>
                <w:sz w:val="20"/>
                <w:szCs w:val="20"/>
                <w:lang w:bidi="en-US"/>
              </w:rPr>
              <w:t>gross negligence or willful misconduct</w:t>
            </w:r>
            <w:r w:rsidRPr="001143F8">
              <w:rPr>
                <w:rFonts w:ascii="Calibri" w:hAnsi="Calibri" w:cs="Calibri"/>
                <w:bCs/>
                <w:color w:val="000000"/>
                <w:sz w:val="20"/>
                <w:szCs w:val="20"/>
                <w:lang w:bidi="en-US"/>
              </w:rPr>
              <w:t>; or</w:t>
            </w:r>
          </w:p>
        </w:tc>
        <w:tc>
          <w:tcPr>
            <w:tcW w:w="4855" w:type="dxa"/>
          </w:tcPr>
          <w:p w14:paraId="4A18F4D8" w14:textId="409BBDAB" w:rsidR="00E438CC" w:rsidRPr="002E449D" w:rsidRDefault="0033039D" w:rsidP="00792337">
            <w:pPr>
              <w:pStyle w:val="Style8"/>
              <w:widowControl/>
              <w:numPr>
                <w:ilvl w:val="0"/>
                <w:numId w:val="4"/>
              </w:numPr>
              <w:pBdr>
                <w:top w:val="nil"/>
                <w:left w:val="nil"/>
                <w:bottom w:val="nil"/>
                <w:right w:val="nil"/>
                <w:between w:val="nil"/>
                <w:bar w:val="nil"/>
              </w:pBdr>
              <w:bidi/>
              <w:spacing w:before="120" w:after="120" w:line="360" w:lineRule="auto"/>
              <w:jc w:val="both"/>
              <w:rPr>
                <w:rFonts w:ascii="Arial" w:hAnsi="Arial" w:cs="Arial"/>
                <w:b/>
                <w:bCs/>
                <w:sz w:val="20"/>
                <w:szCs w:val="20"/>
                <w:rtl/>
                <w:lang w:val="en-US"/>
              </w:rPr>
            </w:pPr>
            <w:r>
              <w:rPr>
                <w:rStyle w:val="FontStyle25"/>
                <w:rFonts w:ascii="Arial" w:hAnsi="Arial" w:cs="Arial" w:hint="cs"/>
                <w:b w:val="0"/>
                <w:bCs w:val="0"/>
                <w:sz w:val="20"/>
                <w:szCs w:val="20"/>
                <w:rtl/>
                <w:lang w:bidi="ar-SA"/>
              </w:rPr>
              <w:t xml:space="preserve">مشاركة المشارك </w:t>
            </w:r>
            <w:r w:rsidR="002E449D" w:rsidRPr="002E449D">
              <w:rPr>
                <w:rStyle w:val="FontStyle25"/>
                <w:rFonts w:ascii="Arial" w:hAnsi="Arial" w:cs="Arial"/>
                <w:b w:val="0"/>
                <w:bCs w:val="0"/>
                <w:sz w:val="20"/>
                <w:szCs w:val="20"/>
                <w:rtl/>
                <w:lang w:bidi="ar-SA"/>
              </w:rPr>
              <w:t>بما في ذلك</w:t>
            </w:r>
            <w:r>
              <w:rPr>
                <w:rStyle w:val="FontStyle25"/>
                <w:rFonts w:ascii="Arial" w:hAnsi="Arial" w:cs="Arial" w:hint="cs"/>
                <w:b w:val="0"/>
                <w:bCs w:val="0"/>
                <w:sz w:val="20"/>
                <w:szCs w:val="20"/>
                <w:rtl/>
                <w:lang w:bidi="ar-SA"/>
              </w:rPr>
              <w:t xml:space="preserve"> أي إصابة، </w:t>
            </w:r>
            <w:r w:rsidR="002E449D" w:rsidRPr="002E449D">
              <w:rPr>
                <w:rStyle w:val="FontStyle25"/>
                <w:rFonts w:ascii="Arial" w:hAnsi="Arial" w:cs="Arial"/>
                <w:b w:val="0"/>
                <w:bCs w:val="0"/>
                <w:sz w:val="20"/>
                <w:szCs w:val="20"/>
                <w:rtl/>
                <w:lang w:bidi="ar-SA"/>
              </w:rPr>
              <w:t>مرض</w:t>
            </w:r>
            <w:r>
              <w:rPr>
                <w:rStyle w:val="FontStyle25"/>
                <w:rFonts w:ascii="Arial" w:hAnsi="Arial" w:cs="Arial" w:hint="cs"/>
                <w:b w:val="0"/>
                <w:bCs w:val="0"/>
                <w:sz w:val="20"/>
                <w:szCs w:val="20"/>
                <w:rtl/>
                <w:lang w:bidi="ar-SA"/>
              </w:rPr>
              <w:t>،</w:t>
            </w:r>
            <w:r w:rsidR="002E449D" w:rsidRPr="002E449D">
              <w:rPr>
                <w:rStyle w:val="FontStyle25"/>
                <w:rFonts w:ascii="Arial" w:hAnsi="Arial" w:cs="Arial"/>
                <w:b w:val="0"/>
                <w:bCs w:val="0"/>
                <w:sz w:val="20"/>
                <w:szCs w:val="20"/>
                <w:rtl/>
                <w:lang w:bidi="ar-SA"/>
              </w:rPr>
              <w:t xml:space="preserve"> تلف المُمتلكات أو موت باستثناء إن نتج ذلك بشكل </w:t>
            </w:r>
            <w:r w:rsidR="003A1039" w:rsidRPr="003A1039">
              <w:rPr>
                <w:rStyle w:val="FontStyle25"/>
                <w:rFonts w:ascii="Arial" w:hAnsi="Arial" w:cs="Arial" w:hint="cs"/>
                <w:b w:val="0"/>
                <w:bCs w:val="0"/>
                <w:sz w:val="20"/>
                <w:szCs w:val="20"/>
                <w:rtl/>
                <w:lang w:bidi="ar-SA"/>
              </w:rPr>
              <w:t>مباشر</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عن</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الإهمال</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الجسيم</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أو</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سوء</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السلوك</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المتعمد</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من</w:t>
            </w:r>
            <w:r w:rsidR="003A1039" w:rsidRPr="003A1039">
              <w:rPr>
                <w:rStyle w:val="FontStyle25"/>
                <w:rFonts w:ascii="Arial" w:hAnsi="Arial" w:cs="Arial"/>
                <w:b w:val="0"/>
                <w:bCs w:val="0"/>
                <w:sz w:val="20"/>
                <w:szCs w:val="20"/>
                <w:rtl/>
                <w:lang w:bidi="ar-SA"/>
              </w:rPr>
              <w:t xml:space="preserve"> </w:t>
            </w:r>
            <w:r w:rsidR="003A1039" w:rsidRPr="003A1039">
              <w:rPr>
                <w:rStyle w:val="FontStyle25"/>
                <w:rFonts w:ascii="Arial" w:hAnsi="Arial" w:cs="Arial" w:hint="cs"/>
                <w:b w:val="0"/>
                <w:bCs w:val="0"/>
                <w:sz w:val="20"/>
                <w:szCs w:val="20"/>
                <w:rtl/>
                <w:lang w:bidi="ar-SA"/>
              </w:rPr>
              <w:t>قبل</w:t>
            </w:r>
            <w:r w:rsidR="003A1039" w:rsidRPr="003A1039">
              <w:rPr>
                <w:rStyle w:val="FontStyle25"/>
                <w:rFonts w:ascii="Arial" w:hAnsi="Arial" w:cs="Arial"/>
                <w:b w:val="0"/>
                <w:bCs w:val="0"/>
                <w:sz w:val="20"/>
                <w:szCs w:val="20"/>
                <w:rtl/>
                <w:lang w:bidi="ar-SA"/>
              </w:rPr>
              <w:t xml:space="preserve"> </w:t>
            </w:r>
            <w:r w:rsidR="002E449D" w:rsidRPr="002E449D">
              <w:rPr>
                <w:rStyle w:val="FontStyle25"/>
                <w:rFonts w:ascii="Arial" w:hAnsi="Arial" w:cs="Arial"/>
                <w:b w:val="0"/>
                <w:bCs w:val="0"/>
                <w:sz w:val="20"/>
                <w:szCs w:val="20"/>
                <w:rtl/>
                <w:lang w:bidi="ar-SA"/>
              </w:rPr>
              <w:t>اللجنة العليا</w:t>
            </w:r>
            <w:r>
              <w:rPr>
                <w:rStyle w:val="FontStyle25"/>
                <w:rFonts w:ascii="Arial" w:hAnsi="Arial" w:cs="Arial" w:hint="cs"/>
                <w:b w:val="0"/>
                <w:bCs w:val="0"/>
                <w:sz w:val="20"/>
                <w:szCs w:val="20"/>
                <w:rtl/>
                <w:lang w:val="en-US" w:bidi="ar-SA"/>
              </w:rPr>
              <w:t xml:space="preserve"> </w:t>
            </w:r>
            <w:r w:rsidR="00792337">
              <w:rPr>
                <w:rStyle w:val="FontStyle25"/>
                <w:rFonts w:ascii="Arial" w:hAnsi="Arial" w:cs="Arial" w:hint="cs"/>
                <w:b w:val="0"/>
                <w:bCs w:val="0"/>
                <w:sz w:val="20"/>
                <w:szCs w:val="20"/>
                <w:rtl/>
                <w:lang w:val="en-US" w:bidi="ar-SA"/>
              </w:rPr>
              <w:t>أو</w:t>
            </w:r>
            <w:r w:rsidR="00792337">
              <w:rPr>
                <w:rStyle w:val="FontStyle25"/>
                <w:rFonts w:ascii="Arial" w:hAnsi="Arial" w:cs="Arial"/>
                <w:b w:val="0"/>
                <w:bCs w:val="0"/>
                <w:sz w:val="20"/>
                <w:szCs w:val="20"/>
                <w:lang w:val="en-US" w:bidi="ar-SA"/>
              </w:rPr>
              <w:t xml:space="preserve"> </w:t>
            </w:r>
            <w:r w:rsidR="00792337">
              <w:rPr>
                <w:rStyle w:val="FontStyle25"/>
                <w:rFonts w:ascii="Arial" w:hAnsi="Arial" w:cs="Arial" w:hint="cs"/>
                <w:b w:val="0"/>
                <w:bCs w:val="0"/>
                <w:sz w:val="20"/>
                <w:szCs w:val="20"/>
                <w:rtl/>
                <w:lang w:val="en-US" w:bidi="ar-SA"/>
              </w:rPr>
              <w:t>يويفا أو كونميبول</w:t>
            </w:r>
            <w:r w:rsidR="002E449D" w:rsidRPr="002E449D">
              <w:rPr>
                <w:rStyle w:val="FontStyle25"/>
                <w:rFonts w:ascii="Arial" w:hAnsi="Arial" w:cs="Arial"/>
                <w:b w:val="0"/>
                <w:bCs w:val="0"/>
                <w:sz w:val="20"/>
                <w:szCs w:val="20"/>
                <w:rtl/>
                <w:lang w:bidi="ar-SA"/>
              </w:rPr>
              <w:t>؛ و</w:t>
            </w:r>
          </w:p>
        </w:tc>
      </w:tr>
      <w:tr w:rsidR="00E438CC" w14:paraId="44F8657B" w14:textId="77777777" w:rsidTr="00BE1178">
        <w:tc>
          <w:tcPr>
            <w:tcW w:w="4770" w:type="dxa"/>
          </w:tcPr>
          <w:p w14:paraId="05416C14" w14:textId="4649B532" w:rsidR="00E438CC" w:rsidRPr="001143F8" w:rsidRDefault="001B12DE" w:rsidP="002B2C54">
            <w:pPr>
              <w:pStyle w:val="ListParagraph"/>
              <w:numPr>
                <w:ilvl w:val="0"/>
                <w:numId w:val="4"/>
              </w:numPr>
              <w:spacing w:before="120" w:after="120"/>
              <w:jc w:val="both"/>
              <w:rPr>
                <w:rFonts w:ascii="Calibri" w:hAnsi="Calibri" w:cs="Calibri"/>
                <w:sz w:val="20"/>
                <w:szCs w:val="20"/>
              </w:rPr>
            </w:pPr>
            <w:r>
              <w:rPr>
                <w:rFonts w:ascii="Calibri" w:hAnsi="Calibri" w:cs="Calibri"/>
                <w:sz w:val="20"/>
                <w:szCs w:val="20"/>
              </w:rPr>
              <w:t>a</w:t>
            </w:r>
            <w:r w:rsidR="0044580C">
              <w:rPr>
                <w:rFonts w:ascii="Calibri" w:hAnsi="Calibri" w:cs="Calibri"/>
                <w:sz w:val="20"/>
                <w:szCs w:val="20"/>
              </w:rPr>
              <w:t xml:space="preserve">ny breach of these Terms by </w:t>
            </w:r>
            <w:r w:rsidR="00C5733B" w:rsidRPr="001143F8">
              <w:rPr>
                <w:rFonts w:ascii="Calibri" w:hAnsi="Calibri" w:cs="Calibri"/>
                <w:sz w:val="20"/>
                <w:szCs w:val="20"/>
              </w:rPr>
              <w:t>the Parent/Legal Guardian</w:t>
            </w:r>
            <w:r w:rsidR="0044580C">
              <w:rPr>
                <w:rFonts w:ascii="Calibri" w:hAnsi="Calibri" w:cs="Calibri"/>
                <w:sz w:val="20"/>
                <w:szCs w:val="20"/>
              </w:rPr>
              <w:t>.</w:t>
            </w:r>
          </w:p>
        </w:tc>
        <w:tc>
          <w:tcPr>
            <w:tcW w:w="4855" w:type="dxa"/>
          </w:tcPr>
          <w:p w14:paraId="39DBEBF8" w14:textId="68228FD1" w:rsidR="00E438CC" w:rsidRPr="00C5733B" w:rsidRDefault="00C5733B" w:rsidP="002B2C54">
            <w:pPr>
              <w:pStyle w:val="ListParagraph"/>
              <w:numPr>
                <w:ilvl w:val="0"/>
                <w:numId w:val="4"/>
              </w:numPr>
              <w:bidi/>
              <w:spacing w:before="120" w:after="120"/>
              <w:rPr>
                <w:rFonts w:asciiTheme="minorBidi" w:hAnsiTheme="minorBidi"/>
                <w:color w:val="000000"/>
                <w:sz w:val="20"/>
                <w:szCs w:val="20"/>
                <w:rtl/>
                <w:lang w:bidi="ar-QA"/>
              </w:rPr>
            </w:pPr>
            <w:r w:rsidRPr="00C5733B">
              <w:rPr>
                <w:rFonts w:asciiTheme="minorBidi" w:hAnsiTheme="minorBidi" w:cs="Arial" w:hint="cs"/>
                <w:color w:val="000000"/>
                <w:sz w:val="20"/>
                <w:szCs w:val="20"/>
                <w:rtl/>
                <w:lang w:bidi="ar-QA"/>
              </w:rPr>
              <w:t>مخالفة</w:t>
            </w:r>
            <w:r w:rsidRPr="00C5733B">
              <w:rPr>
                <w:rFonts w:asciiTheme="minorBidi" w:hAnsiTheme="minorBidi" w:cs="Arial"/>
                <w:color w:val="000000"/>
                <w:sz w:val="20"/>
                <w:szCs w:val="20"/>
                <w:rtl/>
                <w:lang w:bidi="ar-QA"/>
              </w:rPr>
              <w:t xml:space="preserve"> </w:t>
            </w:r>
            <w:r w:rsidR="003A1039" w:rsidRPr="003A1039">
              <w:rPr>
                <w:rFonts w:asciiTheme="minorBidi" w:hAnsiTheme="minorBidi" w:cs="Arial" w:hint="cs"/>
                <w:color w:val="000000"/>
                <w:sz w:val="20"/>
                <w:szCs w:val="20"/>
                <w:rtl/>
                <w:lang w:bidi="ar-QA"/>
              </w:rPr>
              <w:t>ولي</w:t>
            </w:r>
            <w:r w:rsidR="003A1039" w:rsidRPr="003A1039">
              <w:rPr>
                <w:rFonts w:asciiTheme="minorBidi" w:hAnsiTheme="minorBidi" w:cs="Arial"/>
                <w:color w:val="000000"/>
                <w:sz w:val="20"/>
                <w:szCs w:val="20"/>
                <w:rtl/>
                <w:lang w:bidi="ar-QA"/>
              </w:rPr>
              <w:t xml:space="preserve"> </w:t>
            </w:r>
            <w:r w:rsidR="003A1039" w:rsidRPr="003A1039">
              <w:rPr>
                <w:rFonts w:asciiTheme="minorBidi" w:hAnsiTheme="minorBidi" w:cs="Arial" w:hint="cs"/>
                <w:color w:val="000000"/>
                <w:sz w:val="20"/>
                <w:szCs w:val="20"/>
                <w:rtl/>
                <w:lang w:bidi="ar-QA"/>
              </w:rPr>
              <w:t>الأمر</w:t>
            </w:r>
            <w:r w:rsidR="003A1039" w:rsidRPr="003A1039">
              <w:rPr>
                <w:rFonts w:asciiTheme="minorBidi" w:hAnsiTheme="minorBidi" w:cs="Arial"/>
                <w:color w:val="000000"/>
                <w:sz w:val="20"/>
                <w:szCs w:val="20"/>
                <w:rtl/>
                <w:lang w:bidi="ar-QA"/>
              </w:rPr>
              <w:t xml:space="preserve"> </w:t>
            </w:r>
            <w:r w:rsidR="003A1039" w:rsidRPr="003A1039">
              <w:rPr>
                <w:rFonts w:asciiTheme="minorBidi" w:hAnsiTheme="minorBidi" w:cs="Arial" w:hint="cs"/>
                <w:color w:val="000000"/>
                <w:sz w:val="20"/>
                <w:szCs w:val="20"/>
                <w:rtl/>
                <w:lang w:bidi="ar-QA"/>
              </w:rPr>
              <w:t>أو</w:t>
            </w:r>
            <w:r w:rsidR="003A1039" w:rsidRPr="003A1039">
              <w:rPr>
                <w:rFonts w:asciiTheme="minorBidi" w:hAnsiTheme="minorBidi" w:cs="Arial"/>
                <w:color w:val="000000"/>
                <w:sz w:val="20"/>
                <w:szCs w:val="20"/>
                <w:rtl/>
                <w:lang w:bidi="ar-QA"/>
              </w:rPr>
              <w:t xml:space="preserve"> </w:t>
            </w:r>
            <w:r w:rsidR="003A1039" w:rsidRPr="003A1039">
              <w:rPr>
                <w:rFonts w:asciiTheme="minorBidi" w:hAnsiTheme="minorBidi" w:cs="Arial" w:hint="cs"/>
                <w:color w:val="000000"/>
                <w:sz w:val="20"/>
                <w:szCs w:val="20"/>
                <w:rtl/>
                <w:lang w:bidi="ar-QA"/>
              </w:rPr>
              <w:t>الوصي</w:t>
            </w:r>
            <w:r w:rsidR="003A1039" w:rsidRPr="003A1039">
              <w:rPr>
                <w:rFonts w:asciiTheme="minorBidi" w:hAnsiTheme="minorBidi" w:cs="Arial"/>
                <w:color w:val="000000"/>
                <w:sz w:val="20"/>
                <w:szCs w:val="20"/>
                <w:rtl/>
                <w:lang w:bidi="ar-QA"/>
              </w:rPr>
              <w:t xml:space="preserve"> </w:t>
            </w:r>
            <w:r w:rsidR="003A1039" w:rsidRPr="003A1039">
              <w:rPr>
                <w:rFonts w:asciiTheme="minorBidi" w:hAnsiTheme="minorBidi" w:cs="Arial" w:hint="cs"/>
                <w:color w:val="000000"/>
                <w:sz w:val="20"/>
                <w:szCs w:val="20"/>
                <w:rtl/>
                <w:lang w:bidi="ar-QA"/>
              </w:rPr>
              <w:t>القانوني</w:t>
            </w:r>
            <w:r w:rsidR="003A1039">
              <w:rPr>
                <w:rFonts w:asciiTheme="minorBidi" w:hAnsiTheme="minorBidi" w:cs="Arial" w:hint="cs"/>
                <w:color w:val="000000"/>
                <w:sz w:val="20"/>
                <w:szCs w:val="20"/>
                <w:rtl/>
                <w:lang w:bidi="ar-QA"/>
              </w:rPr>
              <w:t xml:space="preserve"> ل</w:t>
            </w:r>
            <w:r w:rsidR="003A1039" w:rsidRPr="00E87AAC">
              <w:rPr>
                <w:rFonts w:asciiTheme="minorBidi" w:hAnsiTheme="minorBidi" w:hint="cs"/>
                <w:sz w:val="20"/>
                <w:szCs w:val="20"/>
                <w:rtl/>
                <w:lang w:bidi="ar-QA"/>
              </w:rPr>
              <w:t>هذه</w:t>
            </w:r>
            <w:r w:rsidR="003A1039" w:rsidRPr="00E87AAC">
              <w:rPr>
                <w:rFonts w:asciiTheme="minorBidi" w:hAnsiTheme="minorBidi"/>
                <w:sz w:val="20"/>
                <w:szCs w:val="20"/>
                <w:rtl/>
                <w:lang w:bidi="ar-QA"/>
              </w:rPr>
              <w:t xml:space="preserve"> </w:t>
            </w:r>
            <w:r w:rsidR="003A1039" w:rsidRPr="00E87AAC">
              <w:rPr>
                <w:rFonts w:asciiTheme="minorBidi" w:hAnsiTheme="minorBidi" w:hint="cs"/>
                <w:sz w:val="20"/>
                <w:szCs w:val="20"/>
                <w:rtl/>
                <w:lang w:bidi="ar-QA"/>
              </w:rPr>
              <w:t>الشروط</w:t>
            </w:r>
            <w:r w:rsidRPr="00C5733B">
              <w:rPr>
                <w:rFonts w:asciiTheme="minorBidi" w:hAnsiTheme="minorBidi"/>
                <w:color w:val="000000"/>
                <w:sz w:val="20"/>
                <w:szCs w:val="20"/>
                <w:lang w:bidi="ar-QA"/>
              </w:rPr>
              <w:t>.</w:t>
            </w:r>
          </w:p>
        </w:tc>
      </w:tr>
      <w:tr w:rsidR="00C5733B" w14:paraId="14EB6FB3" w14:textId="77777777" w:rsidTr="00BE1178">
        <w:tc>
          <w:tcPr>
            <w:tcW w:w="4770" w:type="dxa"/>
          </w:tcPr>
          <w:p w14:paraId="655A5DF7" w14:textId="2C08AD9F" w:rsidR="00C5733B" w:rsidRPr="001143F8" w:rsidRDefault="00C5733B" w:rsidP="002B2C54">
            <w:pPr>
              <w:pStyle w:val="Style2"/>
              <w:widowControl/>
              <w:spacing w:before="120" w:after="120"/>
              <w:rPr>
                <w:rFonts w:cs="Calibri"/>
                <w:b/>
                <w:color w:val="000000"/>
                <w:sz w:val="20"/>
                <w:szCs w:val="20"/>
                <w:lang w:val="en-US" w:bidi="en-US"/>
              </w:rPr>
            </w:pPr>
            <w:r w:rsidRPr="001143F8">
              <w:rPr>
                <w:rFonts w:cs="Calibri"/>
                <w:b/>
                <w:color w:val="000000"/>
                <w:sz w:val="20"/>
                <w:szCs w:val="20"/>
                <w:lang w:val="en-US" w:bidi="en-US"/>
              </w:rPr>
              <w:t>5) Processing of Data</w:t>
            </w:r>
          </w:p>
        </w:tc>
        <w:tc>
          <w:tcPr>
            <w:tcW w:w="4855" w:type="dxa"/>
          </w:tcPr>
          <w:p w14:paraId="56D3C2F7" w14:textId="0B64219E" w:rsidR="00C5733B" w:rsidRPr="0090054F" w:rsidRDefault="0090054F" w:rsidP="002B2C54">
            <w:pPr>
              <w:pStyle w:val="Style8"/>
              <w:widowControl/>
              <w:bidi/>
              <w:spacing w:before="120" w:after="120" w:line="276" w:lineRule="auto"/>
              <w:ind w:left="29"/>
              <w:jc w:val="both"/>
              <w:rPr>
                <w:rFonts w:asciiTheme="minorHAnsi" w:hAnsiTheme="minorHAnsi" w:cstheme="minorHAnsi"/>
                <w:bCs/>
                <w:color w:val="000000"/>
                <w:sz w:val="20"/>
                <w:szCs w:val="20"/>
                <w:lang w:val="en-US"/>
              </w:rPr>
            </w:pPr>
            <w:r>
              <w:rPr>
                <w:rStyle w:val="FontStyle25"/>
                <w:rFonts w:asciiTheme="minorHAnsi" w:hAnsiTheme="minorHAnsi" w:cstheme="minorHAnsi" w:hint="cs"/>
                <w:b w:val="0"/>
                <w:sz w:val="20"/>
                <w:szCs w:val="20"/>
                <w:rtl/>
                <w:lang w:val="en-US" w:bidi="ar-QA"/>
              </w:rPr>
              <w:t>5</w:t>
            </w:r>
            <w:r w:rsidRPr="00D85BFD">
              <w:rPr>
                <w:rStyle w:val="FontStyle25"/>
                <w:rFonts w:asciiTheme="minorHAnsi" w:hAnsiTheme="minorHAnsi" w:cstheme="minorHAnsi"/>
                <w:sz w:val="20"/>
                <w:szCs w:val="20"/>
                <w:rtl/>
                <w:lang w:val="en-US" w:bidi="ar-EG"/>
              </w:rPr>
              <w:t xml:space="preserve">) </w:t>
            </w:r>
            <w:r w:rsidRPr="00D85BFD">
              <w:rPr>
                <w:rStyle w:val="FontStyle25"/>
                <w:rFonts w:ascii="Arial" w:hAnsi="Arial" w:cs="Arial" w:hint="cs"/>
                <w:sz w:val="20"/>
                <w:szCs w:val="20"/>
                <w:rtl/>
                <w:lang w:bidi="ar-SA"/>
              </w:rPr>
              <w:t>مُعالجة</w:t>
            </w:r>
            <w:r w:rsidRPr="00D85BFD">
              <w:rPr>
                <w:rStyle w:val="FontStyle25"/>
                <w:rFonts w:asciiTheme="minorHAnsi" w:hAnsiTheme="minorHAnsi" w:cstheme="minorHAnsi"/>
                <w:sz w:val="20"/>
                <w:szCs w:val="20"/>
                <w:rtl/>
                <w:lang w:bidi="ar-SA"/>
              </w:rPr>
              <w:t xml:space="preserve"> </w:t>
            </w:r>
            <w:r w:rsidRPr="00D85BFD">
              <w:rPr>
                <w:rStyle w:val="FontStyle25"/>
                <w:rFonts w:ascii="Arial" w:hAnsi="Arial" w:cs="Arial" w:hint="cs"/>
                <w:sz w:val="20"/>
                <w:szCs w:val="20"/>
                <w:rtl/>
                <w:lang w:bidi="ar-SA"/>
              </w:rPr>
              <w:t>البيانات</w:t>
            </w:r>
          </w:p>
        </w:tc>
      </w:tr>
      <w:tr w:rsidR="00C5733B" w14:paraId="1AF10218" w14:textId="77777777" w:rsidTr="00BE1178">
        <w:tc>
          <w:tcPr>
            <w:tcW w:w="4770" w:type="dxa"/>
          </w:tcPr>
          <w:p w14:paraId="72FAC6A1" w14:textId="16EBAD7D" w:rsidR="00C5733B" w:rsidRPr="001143F8" w:rsidRDefault="001B12DE" w:rsidP="007B6F26">
            <w:pPr>
              <w:pStyle w:val="Style2"/>
              <w:spacing w:before="120" w:after="120"/>
              <w:jc w:val="both"/>
              <w:rPr>
                <w:rFonts w:cs="Calibri"/>
                <w:bCs/>
                <w:color w:val="000000"/>
                <w:sz w:val="20"/>
                <w:szCs w:val="20"/>
                <w:lang w:val="en-US" w:bidi="en-US"/>
              </w:rPr>
            </w:pPr>
            <w:r w:rsidRPr="007B6F26">
              <w:rPr>
                <w:color w:val="000000"/>
                <w:sz w:val="20"/>
              </w:rPr>
              <w:t xml:space="preserve">The </w:t>
            </w:r>
            <w:r w:rsidR="0090054F" w:rsidRPr="007B6F26">
              <w:rPr>
                <w:color w:val="000000"/>
                <w:sz w:val="20"/>
              </w:rPr>
              <w:t>Parent/Legal Guardian acknowledges that SC collects</w:t>
            </w:r>
            <w:r w:rsidRPr="007B6F26">
              <w:rPr>
                <w:color w:val="000000"/>
                <w:sz w:val="20"/>
              </w:rPr>
              <w:t xml:space="preserve"> and processes personal </w:t>
            </w:r>
            <w:r w:rsidR="00CF0B11" w:rsidRPr="007B6F26">
              <w:rPr>
                <w:color w:val="000000"/>
                <w:sz w:val="20"/>
              </w:rPr>
              <w:t xml:space="preserve">data </w:t>
            </w:r>
            <w:r w:rsidR="00055DC6" w:rsidRPr="007B6F26">
              <w:rPr>
                <w:color w:val="000000"/>
                <w:sz w:val="20"/>
              </w:rPr>
              <w:t>relating to</w:t>
            </w:r>
            <w:r w:rsidR="0090054F" w:rsidRPr="007B6F26">
              <w:rPr>
                <w:color w:val="000000"/>
                <w:sz w:val="20"/>
              </w:rPr>
              <w:t xml:space="preserve"> the</w:t>
            </w:r>
            <w:r w:rsidR="00055DC6" w:rsidRPr="007B6F26">
              <w:rPr>
                <w:color w:val="000000"/>
                <w:sz w:val="20"/>
              </w:rPr>
              <w:t xml:space="preserve"> </w:t>
            </w:r>
            <w:r w:rsidR="0090054F" w:rsidRPr="007B6F26">
              <w:rPr>
                <w:color w:val="000000"/>
                <w:sz w:val="20"/>
              </w:rPr>
              <w:t>Participant and the Parent/Legal Guard</w:t>
            </w:r>
            <w:r w:rsidR="00055DC6" w:rsidRPr="007B6F26">
              <w:rPr>
                <w:color w:val="000000"/>
                <w:sz w:val="20"/>
              </w:rPr>
              <w:t xml:space="preserve">ian </w:t>
            </w:r>
            <w:ins w:id="0" w:author="Dana Mamoun Nazir Balqar" w:date="2026-03-05T20:49:00Z" w16du:dateUtc="2026-03-05T17:49:00Z">
              <w:r w:rsidR="00B94473" w:rsidRPr="00B94473">
                <w:rPr>
                  <w:rFonts w:cs="Calibri"/>
                  <w:bCs/>
                  <w:color w:val="000000"/>
                  <w:sz w:val="20"/>
                  <w:szCs w:val="20"/>
                  <w:lang w:bidi="en-US"/>
                </w:rPr>
                <w:t>(“</w:t>
              </w:r>
            </w:ins>
            <w:del w:id="1" w:author="Dana Mamoun Nazir Balqar" w:date="2026-03-05T20:49:00Z" w16du:dateUtc="2026-03-05T17:49:00Z">
              <w:r w:rsidR="0090054F" w:rsidRPr="001143F8">
                <w:rPr>
                  <w:rFonts w:cs="Calibri"/>
                  <w:bCs/>
                  <w:color w:val="000000"/>
                  <w:sz w:val="20"/>
                  <w:szCs w:val="20"/>
                  <w:lang w:val="en-US" w:bidi="en-US"/>
                </w:rPr>
                <w:delText>("</w:delText>
              </w:r>
            </w:del>
            <w:r w:rsidR="0090054F" w:rsidRPr="007B6F26">
              <w:rPr>
                <w:color w:val="000000"/>
                <w:sz w:val="20"/>
              </w:rPr>
              <w:t>Personal Data</w:t>
            </w:r>
            <w:ins w:id="2" w:author="Dana Mamoun Nazir Balqar" w:date="2026-03-05T20:49:00Z" w16du:dateUtc="2026-03-05T17:49:00Z">
              <w:r w:rsidR="00B94473" w:rsidRPr="00B94473">
                <w:rPr>
                  <w:rFonts w:cs="Calibri"/>
                  <w:bCs/>
                  <w:color w:val="000000"/>
                  <w:sz w:val="20"/>
                  <w:szCs w:val="20"/>
                  <w:lang w:bidi="en-US"/>
                </w:rPr>
                <w:t>”).</w:t>
              </w:r>
            </w:ins>
            <w:del w:id="3" w:author="Dana Mamoun Nazir Balqar" w:date="2026-03-05T20:49:00Z" w16du:dateUtc="2026-03-05T17:49:00Z">
              <w:r w:rsidR="0090054F" w:rsidRPr="001143F8">
                <w:rPr>
                  <w:rFonts w:cs="Calibri"/>
                  <w:bCs/>
                  <w:color w:val="000000"/>
                  <w:sz w:val="20"/>
                  <w:szCs w:val="20"/>
                  <w:lang w:val="en-US" w:bidi="en-US"/>
                </w:rPr>
                <w:delText>").</w:delText>
              </w:r>
            </w:del>
            <w:r w:rsidR="0090054F" w:rsidRPr="007B6F26">
              <w:rPr>
                <w:color w:val="000000"/>
                <w:sz w:val="20"/>
              </w:rPr>
              <w:t xml:space="preserve"> Personal Data </w:t>
            </w:r>
            <w:r w:rsidR="00055DC6" w:rsidRPr="007B6F26">
              <w:rPr>
                <w:color w:val="000000"/>
                <w:sz w:val="20"/>
              </w:rPr>
              <w:t>includes, without limitation</w:t>
            </w:r>
            <w:ins w:id="4" w:author="Dana Mamoun Nazir Balqar" w:date="2026-03-05T20:49:00Z" w16du:dateUtc="2026-03-05T17:49:00Z">
              <w:r w:rsidR="00B94473" w:rsidRPr="00B94473">
                <w:rPr>
                  <w:rFonts w:cs="Calibri"/>
                  <w:bCs/>
                  <w:color w:val="000000"/>
                  <w:sz w:val="20"/>
                  <w:szCs w:val="20"/>
                  <w:lang w:bidi="en-US"/>
                </w:rPr>
                <w:t>, the following categories</w:t>
              </w:r>
            </w:ins>
            <w:r w:rsidR="0090054F" w:rsidRPr="007B6F26">
              <w:rPr>
                <w:color w:val="000000"/>
                <w:sz w:val="20"/>
              </w:rPr>
              <w:t>:</w:t>
            </w:r>
          </w:p>
        </w:tc>
        <w:tc>
          <w:tcPr>
            <w:tcW w:w="4855" w:type="dxa"/>
          </w:tcPr>
          <w:p w14:paraId="19A2F07F" w14:textId="4CEF41F9" w:rsidR="00C5733B" w:rsidRPr="0090054F" w:rsidRDefault="00007E32" w:rsidP="002B2C54">
            <w:pPr>
              <w:pStyle w:val="Style8"/>
              <w:widowControl/>
              <w:bidi/>
              <w:spacing w:before="120" w:after="120" w:line="276" w:lineRule="auto"/>
              <w:ind w:left="29"/>
              <w:jc w:val="both"/>
              <w:rPr>
                <w:rFonts w:asciiTheme="minorBidi" w:hAnsiTheme="minorBidi" w:cstheme="minorBidi"/>
                <w:color w:val="000000"/>
                <w:sz w:val="20"/>
                <w:szCs w:val="20"/>
                <w:lang w:val="en-US"/>
              </w:rPr>
            </w:pPr>
            <w:ins w:id="5" w:author="Dana Mamoun Nazir Balqar" w:date="2026-03-05T20:49:00Z" w16du:dateUtc="2026-03-05T17:49:00Z">
              <w:r w:rsidRPr="00007E32">
                <w:rPr>
                  <w:rStyle w:val="FontStyle25"/>
                  <w:rFonts w:asciiTheme="minorBidi" w:hAnsiTheme="minorBidi" w:cs="Arial" w:hint="cs"/>
                  <w:b w:val="0"/>
                  <w:bCs w:val="0"/>
                  <w:sz w:val="20"/>
                  <w:szCs w:val="20"/>
                  <w:rtl/>
                  <w:lang w:bidi="ar-SA"/>
                </w:rPr>
                <w:t>يُقِرّ</w:t>
              </w:r>
            </w:ins>
            <w:del w:id="6" w:author="Dana Mamoun Nazir Balqar" w:date="2026-03-05T20:49:00Z" w16du:dateUtc="2026-03-05T17:49:00Z">
              <w:r w:rsidR="003A1039">
                <w:rPr>
                  <w:rStyle w:val="FontStyle25"/>
                  <w:rFonts w:asciiTheme="minorBidi" w:hAnsiTheme="minorBidi" w:cstheme="minorBidi" w:hint="cs"/>
                  <w:b w:val="0"/>
                  <w:bCs w:val="0"/>
                  <w:sz w:val="20"/>
                  <w:szCs w:val="20"/>
                  <w:rtl/>
                  <w:lang w:bidi="ar-SA"/>
                </w:rPr>
                <w:delText>يقر</w:delText>
              </w:r>
            </w:del>
            <w:r w:rsidR="003A1039" w:rsidRPr="007B6F26">
              <w:rPr>
                <w:rStyle w:val="FontStyle25"/>
                <w:rFonts w:asciiTheme="minorBidi" w:hAnsiTheme="minorBidi" w:cs="Arial" w:hint="cs"/>
                <w:b w:val="0"/>
                <w:bCs w:val="0"/>
                <w:sz w:val="20"/>
                <w:szCs w:val="20"/>
                <w:rtl/>
                <w:lang w:bidi="ar-SA"/>
              </w:rPr>
              <w:t xml:space="preserve"> </w:t>
            </w:r>
            <w:r w:rsidR="0090054F" w:rsidRPr="007B6F26">
              <w:rPr>
                <w:rStyle w:val="FontStyle25"/>
                <w:rFonts w:asciiTheme="minorBidi" w:hAnsiTheme="minorBidi" w:cs="Arial"/>
                <w:b w:val="0"/>
                <w:bCs w:val="0"/>
                <w:sz w:val="20"/>
                <w:szCs w:val="20"/>
                <w:rtl/>
                <w:lang w:bidi="ar-SA"/>
              </w:rPr>
              <w:t xml:space="preserve">ولي الأمر أو الوصي القانوني </w:t>
            </w:r>
            <w:ins w:id="7" w:author="Dana Mamoun Nazir Balqar" w:date="2026-03-05T20:49:00Z" w16du:dateUtc="2026-03-05T17:49:00Z">
              <w:r w:rsidRPr="00007E32">
                <w:rPr>
                  <w:rStyle w:val="FontStyle25"/>
                  <w:rFonts w:asciiTheme="minorBidi" w:hAnsiTheme="minorBidi" w:cs="Arial" w:hint="cs"/>
                  <w:b w:val="0"/>
                  <w:bCs w:val="0"/>
                  <w:sz w:val="20"/>
                  <w:szCs w:val="20"/>
                  <w:rtl/>
                  <w:lang w:bidi="ar-SA"/>
                </w:rPr>
                <w:t>بأن</w:t>
              </w:r>
            </w:ins>
            <w:del w:id="8" w:author="Dana Mamoun Nazir Balqar" w:date="2026-03-05T20:49:00Z" w16du:dateUtc="2026-03-05T17:49:00Z">
              <w:r w:rsidR="0090054F" w:rsidRPr="0090054F">
                <w:rPr>
                  <w:rStyle w:val="FontStyle25"/>
                  <w:rFonts w:asciiTheme="minorBidi" w:hAnsiTheme="minorBidi" w:cstheme="minorBidi"/>
                  <w:b w:val="0"/>
                  <w:bCs w:val="0"/>
                  <w:sz w:val="20"/>
                  <w:szCs w:val="20"/>
                  <w:rtl/>
                  <w:lang w:bidi="ar-SA"/>
                </w:rPr>
                <w:delText>على قيام</w:delText>
              </w:r>
            </w:del>
            <w:r w:rsidR="0090054F" w:rsidRPr="007B6F26">
              <w:rPr>
                <w:rStyle w:val="FontStyle25"/>
                <w:rFonts w:asciiTheme="minorBidi" w:hAnsiTheme="minorBidi" w:cs="Arial"/>
                <w:b w:val="0"/>
                <w:bCs w:val="0"/>
                <w:sz w:val="20"/>
                <w:szCs w:val="20"/>
                <w:rtl/>
                <w:lang w:bidi="ar-SA"/>
              </w:rPr>
              <w:t xml:space="preserve"> اللجنة العليا </w:t>
            </w:r>
            <w:ins w:id="9" w:author="Dana Mamoun Nazir Balqar" w:date="2026-03-05T20:49:00Z" w16du:dateUtc="2026-03-05T17:49:00Z">
              <w:r w:rsidRPr="00007E32">
                <w:rPr>
                  <w:rStyle w:val="FontStyle25"/>
                  <w:rFonts w:asciiTheme="minorBidi" w:hAnsiTheme="minorBidi" w:cs="Arial" w:hint="cs"/>
                  <w:b w:val="0"/>
                  <w:bCs w:val="0"/>
                  <w:sz w:val="20"/>
                  <w:szCs w:val="20"/>
                  <w:rtl/>
                  <w:lang w:bidi="ar-SA"/>
                </w:rPr>
                <w:t>تقوم</w:t>
              </w:r>
              <w:r w:rsidRPr="00007E32">
                <w:rPr>
                  <w:rStyle w:val="FontStyle25"/>
                  <w:rFonts w:asciiTheme="minorBidi" w:hAnsiTheme="minorBidi" w:cs="Arial"/>
                  <w:b w:val="0"/>
                  <w:bCs w:val="0"/>
                  <w:sz w:val="20"/>
                  <w:szCs w:val="20"/>
                  <w:rtl/>
                  <w:lang w:bidi="ar-SA"/>
                </w:rPr>
                <w:t xml:space="preserve"> </w:t>
              </w:r>
            </w:ins>
            <w:r w:rsidR="0090054F" w:rsidRPr="007B6F26">
              <w:rPr>
                <w:rStyle w:val="FontStyle25"/>
                <w:rFonts w:asciiTheme="minorBidi" w:hAnsiTheme="minorBidi" w:cs="Arial"/>
                <w:b w:val="0"/>
                <w:bCs w:val="0"/>
                <w:sz w:val="20"/>
                <w:szCs w:val="20"/>
                <w:rtl/>
                <w:lang w:bidi="ar-SA"/>
              </w:rPr>
              <w:t>بجمع</w:t>
            </w:r>
            <w:r w:rsidR="0046763A" w:rsidRPr="007B6F26">
              <w:rPr>
                <w:rStyle w:val="FontStyle25"/>
                <w:rFonts w:asciiTheme="minorBidi" w:hAnsiTheme="minorBidi" w:cs="Arial"/>
                <w:b w:val="0"/>
                <w:bCs w:val="0"/>
                <w:sz w:val="20"/>
                <w:szCs w:val="20"/>
                <w:lang w:bidi="ar-SA"/>
              </w:rPr>
              <w:t xml:space="preserve"> </w:t>
            </w:r>
            <w:r w:rsidR="0046763A" w:rsidRPr="0046763A">
              <w:rPr>
                <w:rStyle w:val="FontStyle25"/>
                <w:rFonts w:asciiTheme="minorBidi" w:hAnsiTheme="minorBidi" w:cs="Arial" w:hint="cs"/>
                <w:b w:val="0"/>
                <w:bCs w:val="0"/>
                <w:sz w:val="20"/>
                <w:szCs w:val="20"/>
                <w:rtl/>
                <w:lang w:bidi="ar-SA"/>
              </w:rPr>
              <w:t>ومعالجة</w:t>
            </w:r>
            <w:r w:rsidR="0046763A" w:rsidRPr="0046763A">
              <w:rPr>
                <w:rStyle w:val="FontStyle25"/>
                <w:rFonts w:asciiTheme="minorBidi" w:hAnsiTheme="minorBidi" w:cs="Arial"/>
                <w:b w:val="0"/>
                <w:bCs w:val="0"/>
                <w:sz w:val="20"/>
                <w:szCs w:val="20"/>
                <w:rtl/>
                <w:lang w:bidi="ar-SA"/>
              </w:rPr>
              <w:t xml:space="preserve"> </w:t>
            </w:r>
            <w:r w:rsidR="0090054F" w:rsidRPr="007B6F26">
              <w:rPr>
                <w:rStyle w:val="FontStyle25"/>
                <w:rFonts w:asciiTheme="minorBidi" w:hAnsiTheme="minorBidi" w:cs="Arial"/>
                <w:b w:val="0"/>
                <w:bCs w:val="0"/>
                <w:sz w:val="20"/>
                <w:szCs w:val="20"/>
                <w:rtl/>
                <w:lang w:bidi="ar-SA"/>
              </w:rPr>
              <w:t xml:space="preserve">البيانات الشخصية </w:t>
            </w:r>
            <w:ins w:id="10" w:author="Dana Mamoun Nazir Balqar" w:date="2026-03-05T20:49:00Z" w16du:dateUtc="2026-03-05T17:49:00Z">
              <w:r w:rsidRPr="00007E32">
                <w:rPr>
                  <w:rStyle w:val="FontStyle25"/>
                  <w:rFonts w:asciiTheme="minorBidi" w:hAnsiTheme="minorBidi" w:cs="Arial" w:hint="cs"/>
                  <w:b w:val="0"/>
                  <w:bCs w:val="0"/>
                  <w:sz w:val="20"/>
                  <w:szCs w:val="20"/>
                  <w:rtl/>
                  <w:lang w:bidi="ar-SA"/>
                </w:rPr>
                <w:t>المتعلقة</w:t>
              </w:r>
              <w:r w:rsidRPr="00007E32">
                <w:rPr>
                  <w:rStyle w:val="FontStyle25"/>
                  <w:rFonts w:asciiTheme="minorBidi" w:hAnsiTheme="minorBidi" w:cs="Arial"/>
                  <w:b w:val="0"/>
                  <w:bCs w:val="0"/>
                  <w:sz w:val="20"/>
                  <w:szCs w:val="20"/>
                  <w:rtl/>
                  <w:lang w:bidi="ar-SA"/>
                </w:rPr>
                <w:t xml:space="preserve"> </w:t>
              </w:r>
              <w:r w:rsidRPr="00007E32">
                <w:rPr>
                  <w:rStyle w:val="FontStyle25"/>
                  <w:rFonts w:asciiTheme="minorBidi" w:hAnsiTheme="minorBidi" w:cs="Arial" w:hint="cs"/>
                  <w:b w:val="0"/>
                  <w:bCs w:val="0"/>
                  <w:sz w:val="20"/>
                  <w:szCs w:val="20"/>
                  <w:rtl/>
                  <w:lang w:bidi="ar-SA"/>
                </w:rPr>
                <w:t>بالمشارك</w:t>
              </w:r>
            </w:ins>
            <w:del w:id="11" w:author="Dana Mamoun Nazir Balqar" w:date="2026-03-05T20:49:00Z" w16du:dateUtc="2026-03-05T17:49:00Z">
              <w:r w:rsidR="0046763A">
                <w:rPr>
                  <w:rStyle w:val="FontStyle25"/>
                  <w:rFonts w:asciiTheme="minorBidi" w:hAnsiTheme="minorBidi" w:cstheme="minorBidi" w:hint="cs"/>
                  <w:b w:val="0"/>
                  <w:bCs w:val="0"/>
                  <w:sz w:val="20"/>
                  <w:szCs w:val="20"/>
                  <w:rtl/>
                  <w:lang w:bidi="ar-QA"/>
                </w:rPr>
                <w:delText>المعلقة ب</w:delText>
              </w:r>
              <w:r w:rsidR="00EF1466">
                <w:rPr>
                  <w:rStyle w:val="FontStyle25"/>
                  <w:rFonts w:asciiTheme="minorBidi" w:hAnsiTheme="minorBidi" w:cstheme="minorBidi" w:hint="cs"/>
                  <w:b w:val="0"/>
                  <w:bCs w:val="0"/>
                  <w:sz w:val="20"/>
                  <w:szCs w:val="20"/>
                  <w:rtl/>
                  <w:lang w:bidi="ar-QA"/>
                </w:rPr>
                <w:delText>ا</w:delText>
              </w:r>
              <w:r w:rsidR="0046763A">
                <w:rPr>
                  <w:rStyle w:val="FontStyle25"/>
                  <w:rFonts w:asciiTheme="minorBidi" w:hAnsiTheme="minorBidi" w:cstheme="minorBidi" w:hint="cs"/>
                  <w:b w:val="0"/>
                  <w:bCs w:val="0"/>
                  <w:sz w:val="20"/>
                  <w:szCs w:val="20"/>
                  <w:rtl/>
                  <w:lang w:bidi="ar-QA"/>
                </w:rPr>
                <w:delText>ل</w:delText>
              </w:r>
              <w:r w:rsidR="0046763A" w:rsidRPr="0090054F">
                <w:rPr>
                  <w:rStyle w:val="FontStyle25"/>
                  <w:rFonts w:asciiTheme="minorBidi" w:hAnsiTheme="minorBidi" w:cstheme="minorBidi"/>
                  <w:b w:val="0"/>
                  <w:bCs w:val="0"/>
                  <w:sz w:val="20"/>
                  <w:szCs w:val="20"/>
                  <w:rtl/>
                  <w:lang w:bidi="ar-SA"/>
                </w:rPr>
                <w:delText>مُشارك</w:delText>
              </w:r>
            </w:del>
            <w:r w:rsidR="0046763A" w:rsidRPr="007B6F26">
              <w:rPr>
                <w:rStyle w:val="FontStyle25"/>
                <w:rFonts w:asciiTheme="minorBidi" w:hAnsiTheme="minorBidi" w:cs="Arial"/>
                <w:b w:val="0"/>
                <w:bCs w:val="0"/>
                <w:sz w:val="20"/>
                <w:szCs w:val="20"/>
                <w:rtl/>
                <w:lang w:bidi="ar-SA"/>
              </w:rPr>
              <w:t xml:space="preserve"> </w:t>
            </w:r>
            <w:r w:rsidR="0090054F" w:rsidRPr="007B6F26">
              <w:rPr>
                <w:rStyle w:val="FontStyle25"/>
                <w:rFonts w:asciiTheme="minorBidi" w:hAnsiTheme="minorBidi" w:cs="Arial"/>
                <w:b w:val="0"/>
                <w:bCs w:val="0"/>
                <w:sz w:val="20"/>
                <w:szCs w:val="20"/>
                <w:rtl/>
                <w:lang w:bidi="ar-SA"/>
              </w:rPr>
              <w:t>وولي الأمر</w:t>
            </w:r>
            <w:ins w:id="12" w:author="Dana Mamoun Nazir Balqar" w:date="2026-03-05T20:49:00Z" w16du:dateUtc="2026-03-05T17:49:00Z">
              <w:r w:rsidRPr="00007E32">
                <w:rPr>
                  <w:rStyle w:val="FontStyle25"/>
                  <w:rFonts w:asciiTheme="minorBidi" w:hAnsiTheme="minorBidi" w:cs="Arial"/>
                  <w:b w:val="0"/>
                  <w:bCs w:val="0"/>
                  <w:sz w:val="20"/>
                  <w:szCs w:val="20"/>
                  <w:rtl/>
                  <w:lang w:bidi="ar-SA"/>
                </w:rPr>
                <w:t>/</w:t>
              </w:r>
            </w:ins>
            <w:del w:id="13" w:author="Dana Mamoun Nazir Balqar" w:date="2026-03-05T20:49:00Z" w16du:dateUtc="2026-03-05T17:49:00Z">
              <w:r w:rsidR="0090054F" w:rsidRPr="0090054F">
                <w:rPr>
                  <w:rStyle w:val="FontStyle25"/>
                  <w:rFonts w:asciiTheme="minorBidi" w:hAnsiTheme="minorBidi" w:cstheme="minorBidi"/>
                  <w:b w:val="0"/>
                  <w:bCs w:val="0"/>
                  <w:sz w:val="20"/>
                  <w:szCs w:val="20"/>
                  <w:rtl/>
                  <w:lang w:bidi="ar-SA"/>
                </w:rPr>
                <w:delText xml:space="preserve"> أو </w:delText>
              </w:r>
            </w:del>
            <w:r w:rsidR="0090054F" w:rsidRPr="007B6F26">
              <w:rPr>
                <w:rStyle w:val="FontStyle25"/>
                <w:rFonts w:asciiTheme="minorBidi" w:hAnsiTheme="minorBidi" w:cs="Arial"/>
                <w:b w:val="0"/>
                <w:bCs w:val="0"/>
                <w:sz w:val="20"/>
                <w:szCs w:val="20"/>
                <w:rtl/>
                <w:lang w:bidi="ar-SA"/>
              </w:rPr>
              <w:t xml:space="preserve">الوصي القانوني </w:t>
            </w:r>
            <w:ins w:id="14" w:author="Dana Mamoun Nazir Balqar" w:date="2026-03-05T20:49:00Z" w16du:dateUtc="2026-03-05T17:49:00Z">
              <w:r w:rsidRPr="00007E32">
                <w:rPr>
                  <w:rStyle w:val="FontStyle25"/>
                  <w:rFonts w:asciiTheme="minorBidi" w:hAnsiTheme="minorBidi" w:cs="Arial"/>
                  <w:b w:val="0"/>
                  <w:bCs w:val="0"/>
                  <w:sz w:val="20"/>
                  <w:szCs w:val="20"/>
                  <w:rtl/>
                  <w:lang w:bidi="ar-SA"/>
                </w:rPr>
                <w:t>("</w:t>
              </w:r>
            </w:ins>
            <w:del w:id="15" w:author="Dana Mamoun Nazir Balqar" w:date="2026-03-05T20:49:00Z" w16du:dateUtc="2026-03-05T17:49:00Z">
              <w:r w:rsidR="0090054F" w:rsidRPr="0090054F">
                <w:rPr>
                  <w:rStyle w:val="FontStyle25"/>
                  <w:rFonts w:asciiTheme="minorBidi" w:hAnsiTheme="minorBidi" w:cstheme="minorBidi"/>
                  <w:b w:val="0"/>
                  <w:bCs w:val="0"/>
                  <w:sz w:val="20"/>
                  <w:szCs w:val="20"/>
                  <w:rtl/>
                  <w:lang w:bidi="ar-SA"/>
                </w:rPr>
                <w:delText>(المُشار إليها فيما يلي بـ "</w:delText>
              </w:r>
            </w:del>
            <w:r w:rsidR="0090054F" w:rsidRPr="007B6F26">
              <w:rPr>
                <w:rStyle w:val="FontStyle25"/>
                <w:rFonts w:asciiTheme="minorBidi" w:hAnsiTheme="minorBidi" w:cs="Arial"/>
                <w:b w:val="0"/>
                <w:bCs w:val="0"/>
                <w:sz w:val="20"/>
                <w:szCs w:val="20"/>
                <w:rtl/>
                <w:lang w:bidi="ar-SA"/>
              </w:rPr>
              <w:t xml:space="preserve">البيانات الشخصية"). </w:t>
            </w:r>
            <w:ins w:id="16" w:author="Dana Mamoun Nazir Balqar" w:date="2026-03-05T20:49:00Z" w16du:dateUtc="2026-03-05T17:49:00Z">
              <w:r w:rsidRPr="00007E32">
                <w:rPr>
                  <w:rStyle w:val="FontStyle25"/>
                  <w:rFonts w:asciiTheme="minorBidi" w:hAnsiTheme="minorBidi" w:cs="Arial" w:hint="cs"/>
                  <w:b w:val="0"/>
                  <w:bCs w:val="0"/>
                  <w:sz w:val="20"/>
                  <w:szCs w:val="20"/>
                  <w:rtl/>
                  <w:lang w:bidi="ar-SA"/>
                </w:rPr>
                <w:t>وتشمل</w:t>
              </w:r>
            </w:ins>
            <w:del w:id="17" w:author="Dana Mamoun Nazir Balqar" w:date="2026-03-05T20:49:00Z" w16du:dateUtc="2026-03-05T17:49:00Z">
              <w:r w:rsidR="0046763A">
                <w:rPr>
                  <w:rStyle w:val="FontStyle25"/>
                  <w:rFonts w:asciiTheme="minorBidi" w:hAnsiTheme="minorBidi" w:cstheme="minorBidi" w:hint="cs"/>
                  <w:b w:val="0"/>
                  <w:bCs w:val="0"/>
                  <w:sz w:val="20"/>
                  <w:szCs w:val="20"/>
                  <w:rtl/>
                  <w:lang w:bidi="ar-SA"/>
                </w:rPr>
                <w:delText>تشمل</w:delText>
              </w:r>
            </w:del>
            <w:r w:rsidR="0090054F" w:rsidRPr="007B6F26">
              <w:rPr>
                <w:rStyle w:val="FontStyle25"/>
                <w:rFonts w:asciiTheme="minorBidi" w:hAnsiTheme="minorBidi" w:cs="Arial"/>
                <w:b w:val="0"/>
                <w:bCs w:val="0"/>
                <w:sz w:val="20"/>
                <w:szCs w:val="20"/>
                <w:rtl/>
                <w:lang w:bidi="ar-SA"/>
              </w:rPr>
              <w:t xml:space="preserve"> البيانات الشخصية</w:t>
            </w:r>
            <w:ins w:id="18" w:author="Dana Mamoun Nazir Balqar" w:date="2026-03-05T20:49:00Z" w16du:dateUtc="2026-03-05T17:49:00Z">
              <w:r w:rsidRPr="00007E32">
                <w:rPr>
                  <w:rStyle w:val="FontStyle25"/>
                  <w:rFonts w:asciiTheme="minorBidi" w:hAnsiTheme="minorBidi" w:cs="Arial" w:hint="cs"/>
                  <w:b w:val="0"/>
                  <w:bCs w:val="0"/>
                  <w:sz w:val="20"/>
                  <w:szCs w:val="20"/>
                  <w:rtl/>
                  <w:lang w:bidi="ar-SA"/>
                </w:rPr>
                <w:t>،</w:t>
              </w:r>
              <w:r w:rsidRPr="00007E32">
                <w:rPr>
                  <w:rStyle w:val="FontStyle25"/>
                  <w:rFonts w:asciiTheme="minorBidi" w:hAnsiTheme="minorBidi" w:cs="Arial"/>
                  <w:b w:val="0"/>
                  <w:bCs w:val="0"/>
                  <w:sz w:val="20"/>
                  <w:szCs w:val="20"/>
                  <w:rtl/>
                  <w:lang w:bidi="ar-SA"/>
                </w:rPr>
                <w:t xml:space="preserve"> </w:t>
              </w:r>
              <w:r w:rsidRPr="00007E32">
                <w:rPr>
                  <w:rStyle w:val="FontStyle25"/>
                  <w:rFonts w:asciiTheme="minorBidi" w:hAnsiTheme="minorBidi" w:cs="Arial" w:hint="cs"/>
                  <w:b w:val="0"/>
                  <w:bCs w:val="0"/>
                  <w:sz w:val="20"/>
                  <w:szCs w:val="20"/>
                  <w:rtl/>
                  <w:lang w:bidi="ar-SA"/>
                </w:rPr>
                <w:t>دون</w:t>
              </w:r>
              <w:r w:rsidRPr="00007E32">
                <w:rPr>
                  <w:rStyle w:val="FontStyle25"/>
                  <w:rFonts w:asciiTheme="minorBidi" w:hAnsiTheme="minorBidi" w:cs="Arial"/>
                  <w:b w:val="0"/>
                  <w:bCs w:val="0"/>
                  <w:sz w:val="20"/>
                  <w:szCs w:val="20"/>
                  <w:rtl/>
                  <w:lang w:bidi="ar-SA"/>
                </w:rPr>
                <w:t xml:space="preserve"> </w:t>
              </w:r>
              <w:r w:rsidRPr="00007E32">
                <w:rPr>
                  <w:rStyle w:val="FontStyle25"/>
                  <w:rFonts w:asciiTheme="minorBidi" w:hAnsiTheme="minorBidi" w:cs="Arial" w:hint="cs"/>
                  <w:b w:val="0"/>
                  <w:bCs w:val="0"/>
                  <w:sz w:val="20"/>
                  <w:szCs w:val="20"/>
                  <w:rtl/>
                  <w:lang w:bidi="ar-SA"/>
                </w:rPr>
                <w:t>حصر،</w:t>
              </w:r>
              <w:r w:rsidRPr="00007E32">
                <w:rPr>
                  <w:rStyle w:val="FontStyle25"/>
                  <w:rFonts w:asciiTheme="minorBidi" w:hAnsiTheme="minorBidi" w:cs="Arial"/>
                  <w:b w:val="0"/>
                  <w:bCs w:val="0"/>
                  <w:sz w:val="20"/>
                  <w:szCs w:val="20"/>
                  <w:rtl/>
                  <w:lang w:bidi="ar-SA"/>
                </w:rPr>
                <w:t xml:space="preserve"> </w:t>
              </w:r>
              <w:r w:rsidRPr="00007E32">
                <w:rPr>
                  <w:rStyle w:val="FontStyle25"/>
                  <w:rFonts w:asciiTheme="minorBidi" w:hAnsiTheme="minorBidi" w:cs="Arial" w:hint="cs"/>
                  <w:b w:val="0"/>
                  <w:bCs w:val="0"/>
                  <w:sz w:val="20"/>
                  <w:szCs w:val="20"/>
                  <w:rtl/>
                  <w:lang w:bidi="ar-SA"/>
                </w:rPr>
                <w:t>الفئات</w:t>
              </w:r>
              <w:r w:rsidRPr="00007E32">
                <w:rPr>
                  <w:rStyle w:val="FontStyle25"/>
                  <w:rFonts w:asciiTheme="minorBidi" w:hAnsiTheme="minorBidi" w:cs="Arial"/>
                  <w:b w:val="0"/>
                  <w:bCs w:val="0"/>
                  <w:sz w:val="20"/>
                  <w:szCs w:val="20"/>
                  <w:rtl/>
                  <w:lang w:bidi="ar-SA"/>
                </w:rPr>
                <w:t xml:space="preserve"> </w:t>
              </w:r>
              <w:r w:rsidRPr="00007E32">
                <w:rPr>
                  <w:rStyle w:val="FontStyle25"/>
                  <w:rFonts w:asciiTheme="minorBidi" w:hAnsiTheme="minorBidi" w:cs="Arial" w:hint="cs"/>
                  <w:b w:val="0"/>
                  <w:bCs w:val="0"/>
                  <w:sz w:val="20"/>
                  <w:szCs w:val="20"/>
                  <w:rtl/>
                  <w:lang w:bidi="ar-SA"/>
                </w:rPr>
                <w:t>التالية</w:t>
              </w:r>
              <w:r w:rsidRPr="00007E32">
                <w:rPr>
                  <w:rStyle w:val="FontStyle25"/>
                  <w:rFonts w:asciiTheme="minorBidi" w:hAnsiTheme="minorBidi" w:cs="Arial"/>
                  <w:b w:val="0"/>
                  <w:bCs w:val="0"/>
                  <w:sz w:val="20"/>
                  <w:szCs w:val="20"/>
                  <w:rtl/>
                  <w:lang w:bidi="ar-SA"/>
                </w:rPr>
                <w:t>:</w:t>
              </w:r>
            </w:ins>
            <w:del w:id="19" w:author="Dana Mamoun Nazir Balqar" w:date="2026-03-05T20:49:00Z" w16du:dateUtc="2026-03-05T17:49:00Z">
              <w:r w:rsidR="0090054F" w:rsidRPr="0090054F">
                <w:rPr>
                  <w:rStyle w:val="FontStyle25"/>
                  <w:rFonts w:asciiTheme="minorBidi" w:hAnsiTheme="minorBidi" w:cstheme="minorBidi"/>
                  <w:b w:val="0"/>
                  <w:bCs w:val="0"/>
                  <w:sz w:val="20"/>
                  <w:szCs w:val="20"/>
                  <w:rtl/>
                  <w:lang w:bidi="ar-SA"/>
                </w:rPr>
                <w:delText xml:space="preserve"> على سبيل المثال لا الحصر</w:delText>
              </w:r>
              <w:r w:rsidR="0090054F" w:rsidRPr="0090054F">
                <w:rPr>
                  <w:rStyle w:val="FontStyle25"/>
                  <w:rFonts w:asciiTheme="minorBidi" w:hAnsiTheme="minorBidi" w:cstheme="minorBidi"/>
                  <w:b w:val="0"/>
                  <w:bCs w:val="0"/>
                  <w:sz w:val="20"/>
                  <w:szCs w:val="20"/>
                  <w:lang w:bidi="ar-SA"/>
                </w:rPr>
                <w:delText xml:space="preserve">: </w:delText>
              </w:r>
            </w:del>
          </w:p>
        </w:tc>
      </w:tr>
      <w:tr w:rsidR="00C5733B" w14:paraId="14F9C94A" w14:textId="77777777" w:rsidTr="00BE1178">
        <w:tc>
          <w:tcPr>
            <w:tcW w:w="4770" w:type="dxa"/>
          </w:tcPr>
          <w:p w14:paraId="00C97A80" w14:textId="1AE349BC" w:rsidR="00C5733B" w:rsidRPr="007B6F26" w:rsidRDefault="0090054F" w:rsidP="002B2C54">
            <w:pPr>
              <w:pStyle w:val="ListParagraph"/>
              <w:numPr>
                <w:ilvl w:val="0"/>
                <w:numId w:val="4"/>
              </w:numPr>
              <w:spacing w:before="120" w:after="120"/>
              <w:jc w:val="both"/>
              <w:rPr>
                <w:rFonts w:ascii="Calibri" w:hAnsi="Calibri"/>
                <w:color w:val="000000"/>
                <w:sz w:val="20"/>
              </w:rPr>
            </w:pPr>
            <w:r w:rsidRPr="001143F8">
              <w:rPr>
                <w:rFonts w:ascii="Calibri" w:hAnsi="Calibri" w:cs="Calibri"/>
                <w:bCs/>
                <w:color w:val="000000"/>
                <w:sz w:val="20"/>
                <w:szCs w:val="20"/>
                <w:lang w:bidi="en-US"/>
              </w:rPr>
              <w:t xml:space="preserve">names, </w:t>
            </w:r>
            <w:ins w:id="20" w:author="Dana Mamoun Nazir Balqar" w:date="2026-03-05T20:49:00Z" w16du:dateUtc="2026-03-05T17:49:00Z">
              <w:r w:rsidR="000D6B6F" w:rsidRPr="001470EC">
                <w:rPr>
                  <w:rFonts w:ascii="Calibri" w:hAnsi="Calibri" w:cs="Calibri"/>
                  <w:bCs/>
                  <w:color w:val="000000"/>
                  <w:sz w:val="20"/>
                  <w:szCs w:val="20"/>
                  <w:lang w:bidi="en-US"/>
                </w:rPr>
                <w:t>n</w:t>
              </w:r>
              <w:r w:rsidR="000D6B6F" w:rsidRPr="000D6B6F">
                <w:rPr>
                  <w:rFonts w:ascii="Calibri" w:hAnsi="Calibri" w:cs="Calibri"/>
                  <w:bCs/>
                  <w:color w:val="000000"/>
                  <w:sz w:val="20"/>
                  <w:szCs w:val="20"/>
                  <w:lang w:bidi="en-US"/>
                </w:rPr>
                <w:t>ational identification number</w:t>
              </w:r>
              <w:r w:rsidR="000D6B6F" w:rsidRPr="001470EC">
                <w:rPr>
                  <w:rFonts w:ascii="Calibri" w:hAnsi="Calibri" w:cs="Calibri"/>
                  <w:bCs/>
                  <w:color w:val="000000"/>
                  <w:sz w:val="20"/>
                  <w:szCs w:val="20"/>
                  <w:lang w:bidi="en-US"/>
                </w:rPr>
                <w:t>s</w:t>
              </w:r>
            </w:ins>
            <w:del w:id="21" w:author="Dana Mamoun Nazir Balqar" w:date="2026-03-05T20:49:00Z" w16du:dateUtc="2026-03-05T17:49:00Z">
              <w:r w:rsidRPr="001143F8">
                <w:rPr>
                  <w:rFonts w:ascii="Calibri" w:hAnsi="Calibri" w:cs="Calibri"/>
                  <w:bCs/>
                  <w:color w:val="000000"/>
                  <w:sz w:val="20"/>
                  <w:szCs w:val="20"/>
                  <w:lang w:bidi="en-US"/>
                </w:rPr>
                <w:delText>email addresses</w:delText>
              </w:r>
            </w:del>
            <w:r w:rsidRPr="001143F8">
              <w:rPr>
                <w:rFonts w:ascii="Calibri" w:hAnsi="Calibri" w:cs="Calibri"/>
                <w:bCs/>
                <w:color w:val="000000"/>
                <w:sz w:val="20"/>
                <w:szCs w:val="20"/>
                <w:lang w:bidi="en-US"/>
              </w:rPr>
              <w:t>,</w:t>
            </w:r>
            <w:r w:rsidR="007B6F26">
              <w:rPr>
                <w:rFonts w:ascii="Calibri" w:hAnsi="Calibri" w:cs="Calibri"/>
                <w:bCs/>
                <w:color w:val="000000"/>
                <w:sz w:val="20"/>
                <w:szCs w:val="20"/>
                <w:lang w:bidi="en-US"/>
              </w:rPr>
              <w:t xml:space="preserve"> </w:t>
            </w:r>
            <w:ins w:id="22" w:author="Dana Mamoun Nazir Balqar" w:date="2026-03-05T20:51:00Z" w16du:dateUtc="2026-03-05T17:51:00Z">
              <w:r w:rsidR="007B6F26">
                <w:rPr>
                  <w:rFonts w:ascii="Calibri" w:hAnsi="Calibri" w:cs="Calibri"/>
                  <w:bCs/>
                  <w:color w:val="000000"/>
                  <w:sz w:val="20"/>
                  <w:szCs w:val="20"/>
                  <w:lang w:bidi="en-US"/>
                </w:rPr>
                <w:t>passport details,</w:t>
              </w:r>
            </w:ins>
            <w:r w:rsidRPr="001143F8">
              <w:rPr>
                <w:rFonts w:ascii="Calibri" w:hAnsi="Calibri" w:cs="Calibri"/>
                <w:bCs/>
                <w:color w:val="000000"/>
                <w:sz w:val="20"/>
                <w:szCs w:val="20"/>
                <w:lang w:bidi="en-US"/>
              </w:rPr>
              <w:t xml:space="preserve"> date of birth</w:t>
            </w:r>
            <w:ins w:id="23" w:author="Dana Mamoun Nazir Balqar" w:date="2026-03-05T20:49:00Z" w16du:dateUtc="2026-03-05T17:49:00Z">
              <w:r w:rsidR="000D6B6F" w:rsidRPr="000D6B6F">
                <w:rPr>
                  <w:rFonts w:ascii="Calibri" w:hAnsi="Calibri" w:cs="Calibri"/>
                  <w:bCs/>
                  <w:color w:val="000000"/>
                  <w:sz w:val="20"/>
                  <w:szCs w:val="20"/>
                  <w:lang w:bidi="en-US"/>
                </w:rPr>
                <w:t xml:space="preserve"> and age</w:t>
              </w:r>
              <w:r w:rsidR="000D6B6F" w:rsidRPr="001470EC">
                <w:rPr>
                  <w:rFonts w:ascii="Calibri" w:hAnsi="Calibri" w:cs="Calibri"/>
                  <w:bCs/>
                  <w:color w:val="000000"/>
                  <w:sz w:val="20"/>
                  <w:szCs w:val="20"/>
                  <w:lang w:bidi="en-US"/>
                </w:rPr>
                <w:t>, gender, nationality, contact information</w:t>
              </w:r>
            </w:ins>
            <w:del w:id="24" w:author="Dana Mamoun Nazir Balqar" w:date="2026-03-05T20:49:00Z" w16du:dateUtc="2026-03-05T17:49:00Z">
              <w:r w:rsidRPr="001143F8">
                <w:rPr>
                  <w:rFonts w:ascii="Calibri" w:hAnsi="Calibri" w:cs="Calibri"/>
                  <w:bCs/>
                  <w:color w:val="000000"/>
                  <w:sz w:val="20"/>
                  <w:szCs w:val="20"/>
                  <w:lang w:bidi="en-US"/>
                </w:rPr>
                <w:delText>, images</w:delText>
              </w:r>
            </w:del>
            <w:r w:rsidRPr="001143F8">
              <w:rPr>
                <w:rFonts w:ascii="Calibri" w:hAnsi="Calibri" w:cs="Calibri"/>
                <w:bCs/>
                <w:color w:val="000000"/>
                <w:sz w:val="20"/>
                <w:szCs w:val="20"/>
                <w:lang w:bidi="en-US"/>
              </w:rPr>
              <w:t xml:space="preserve">, </w:t>
            </w:r>
            <w:proofErr w:type="gramStart"/>
            <w:r w:rsidRPr="001143F8">
              <w:rPr>
                <w:rFonts w:ascii="Calibri" w:hAnsi="Calibri" w:cs="Calibri"/>
                <w:bCs/>
                <w:color w:val="000000"/>
                <w:sz w:val="20"/>
                <w:szCs w:val="20"/>
                <w:lang w:bidi="en-US"/>
              </w:rPr>
              <w:t>languages spoken</w:t>
            </w:r>
            <w:proofErr w:type="gramEnd"/>
            <w:r w:rsidRPr="001143F8">
              <w:rPr>
                <w:rFonts w:ascii="Calibri" w:hAnsi="Calibri" w:cs="Calibri"/>
                <w:bCs/>
                <w:color w:val="000000"/>
                <w:sz w:val="20"/>
                <w:szCs w:val="20"/>
                <w:lang w:bidi="en-US"/>
              </w:rPr>
              <w:t xml:space="preserve">, </w:t>
            </w:r>
            <w:ins w:id="25" w:author="Dana Mamoun Nazir Balqar" w:date="2026-03-05T20:49:00Z" w16du:dateUtc="2026-03-05T17:49:00Z">
              <w:r w:rsidR="000D6B6F" w:rsidRPr="001470EC">
                <w:rPr>
                  <w:rFonts w:ascii="Calibri" w:hAnsi="Calibri" w:cs="Calibri"/>
                  <w:bCs/>
                  <w:color w:val="000000"/>
                  <w:sz w:val="20"/>
                  <w:szCs w:val="20"/>
                  <w:lang w:bidi="en-US"/>
                </w:rPr>
                <w:t xml:space="preserve">education details and </w:t>
              </w:r>
            </w:ins>
            <w:r w:rsidRPr="001143F8">
              <w:rPr>
                <w:rFonts w:ascii="Calibri" w:hAnsi="Calibri" w:cs="Calibri"/>
                <w:bCs/>
                <w:color w:val="000000"/>
                <w:sz w:val="20"/>
                <w:szCs w:val="20"/>
                <w:lang w:bidi="en-US"/>
              </w:rPr>
              <w:t>address</w:t>
            </w:r>
            <w:ins w:id="26" w:author="Dana Mamoun Nazir Balqar" w:date="2026-03-05T20:49:00Z" w16du:dateUtc="2026-03-05T17:49:00Z">
              <w:r w:rsidR="000D6B6F" w:rsidRPr="001470EC">
                <w:rPr>
                  <w:rFonts w:ascii="Calibri" w:hAnsi="Calibri" w:cs="Calibri"/>
                  <w:bCs/>
                  <w:color w:val="000000"/>
                  <w:sz w:val="20"/>
                  <w:szCs w:val="20"/>
                  <w:lang w:bidi="en-US"/>
                </w:rPr>
                <w:t xml:space="preserve">. </w:t>
              </w:r>
            </w:ins>
            <w:del w:id="27" w:author="Dana Mamoun Nazir Balqar" w:date="2026-03-05T20:49:00Z" w16du:dateUtc="2026-03-05T17:49:00Z">
              <w:r w:rsidRPr="001143F8">
                <w:rPr>
                  <w:rFonts w:ascii="Calibri" w:hAnsi="Calibri" w:cs="Calibri"/>
                  <w:bCs/>
                  <w:color w:val="000000"/>
                  <w:sz w:val="20"/>
                  <w:szCs w:val="20"/>
                  <w:lang w:bidi="en-US"/>
                </w:rPr>
                <w:delText xml:space="preserve"> and telephone numbers;</w:delText>
              </w:r>
            </w:del>
          </w:p>
        </w:tc>
        <w:tc>
          <w:tcPr>
            <w:tcW w:w="4855" w:type="dxa"/>
          </w:tcPr>
          <w:p w14:paraId="6D652662" w14:textId="77777777" w:rsidR="001470EC" w:rsidRPr="001470EC" w:rsidRDefault="001470EC" w:rsidP="001470EC">
            <w:pPr>
              <w:pStyle w:val="ListParagraph"/>
              <w:bidi/>
              <w:spacing w:before="120" w:after="120"/>
              <w:jc w:val="both"/>
              <w:rPr>
                <w:ins w:id="28" w:author="Dana Mamoun Nazir Balqar" w:date="2026-03-05T20:49:00Z" w16du:dateUtc="2026-03-05T17:49:00Z"/>
                <w:rStyle w:val="FontStyle25"/>
                <w:rFonts w:ascii="Arial" w:hAnsi="Arial" w:cs="Arial"/>
                <w:b w:val="0"/>
                <w:bCs w:val="0"/>
                <w:sz w:val="20"/>
                <w:szCs w:val="20"/>
              </w:rPr>
            </w:pPr>
          </w:p>
          <w:p w14:paraId="4C6D3792" w14:textId="33DEA55C" w:rsidR="00C5733B" w:rsidRPr="007B6F26" w:rsidRDefault="001470EC" w:rsidP="002B2C54">
            <w:pPr>
              <w:pStyle w:val="ListParagraph"/>
              <w:numPr>
                <w:ilvl w:val="0"/>
                <w:numId w:val="4"/>
              </w:numPr>
              <w:bidi/>
              <w:spacing w:before="120" w:after="120"/>
              <w:jc w:val="both"/>
              <w:rPr>
                <w:rFonts w:ascii="Arial" w:hAnsi="Arial" w:cs="Arial"/>
                <w:color w:val="000000"/>
                <w:sz w:val="20"/>
                <w:szCs w:val="20"/>
                <w:rtl/>
              </w:rPr>
            </w:pPr>
            <w:ins w:id="29" w:author="Dana Mamoun Nazir Balqar" w:date="2026-03-05T20:49:00Z" w16du:dateUtc="2026-03-05T17:49:00Z">
              <w:r w:rsidRPr="001470EC">
                <w:rPr>
                  <w:rStyle w:val="FontStyle25"/>
                  <w:rFonts w:ascii="Arial" w:hAnsi="Arial" w:cs="Arial" w:hint="cs"/>
                  <w:b w:val="0"/>
                  <w:bCs w:val="0"/>
                  <w:sz w:val="20"/>
                  <w:szCs w:val="20"/>
                  <w:rtl/>
                </w:rPr>
                <w:t>الأسماء،</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أرقام</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الهوية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الوطنية،</w:t>
              </w:r>
            </w:ins>
            <w:ins w:id="30" w:author="Dana Mamoun Nazir Balqar" w:date="2026-03-05T20:51:00Z" w16du:dateUtc="2026-03-05T17:51:00Z">
              <w:r w:rsidR="007B6F26">
                <w:rPr>
                  <w:rStyle w:val="FontStyle25"/>
                  <w:rFonts w:ascii="Arial" w:hAnsi="Arial" w:cs="Arial" w:hint="cs"/>
                  <w:b w:val="0"/>
                  <w:bCs w:val="0"/>
                  <w:sz w:val="20"/>
                  <w:szCs w:val="20"/>
                  <w:rtl/>
                  <w:lang w:bidi="ar-QA"/>
                </w:rPr>
                <w:t xml:space="preserve"> </w:t>
              </w:r>
            </w:ins>
            <w:ins w:id="31" w:author="Dana Mamoun Nazir Balqar" w:date="2026-03-05T20:52:00Z" w16du:dateUtc="2026-03-05T17:52:00Z">
              <w:r w:rsidR="007B6F26">
                <w:rPr>
                  <w:rStyle w:val="FontStyle25"/>
                  <w:rFonts w:ascii="Arial" w:hAnsi="Arial" w:cs="Arial" w:hint="cs"/>
                  <w:bCs w:val="0"/>
                  <w:rtl/>
                  <w:lang w:bidi="ar-QA"/>
                </w:rPr>
                <w:t>معلومات جواز السفر،</w:t>
              </w:r>
            </w:ins>
            <w:ins w:id="32" w:author="Dana Mamoun Nazir Balqar" w:date="2026-03-05T20:49:00Z" w16du:dateUtc="2026-03-05T17:49:00Z">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تاريخ</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الميلاد</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والعمر،</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الجنس،</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الجنسية،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بيانات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الاتصال،</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اللغات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المتحدث</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بها،</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المعلومات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التعليمية،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والعنوان</w:t>
              </w:r>
              <w:r w:rsidRPr="001470EC">
                <w:rPr>
                  <w:rStyle w:val="FontStyle25"/>
                  <w:rFonts w:ascii="Arial" w:hAnsi="Arial" w:cs="Arial"/>
                  <w:b w:val="0"/>
                  <w:bCs w:val="0"/>
                  <w:sz w:val="20"/>
                  <w:szCs w:val="20"/>
                  <w:rtl/>
                </w:rPr>
                <w:t>.</w:t>
              </w:r>
            </w:ins>
            <w:del w:id="33" w:author="Dana Mamoun Nazir Balqar" w:date="2026-03-05T20:49:00Z" w16du:dateUtc="2026-03-05T17:49:00Z">
              <w:r w:rsidR="0090054F" w:rsidRPr="0090054F">
                <w:rPr>
                  <w:rStyle w:val="FontStyle25"/>
                  <w:rFonts w:ascii="Arial" w:hAnsi="Arial" w:cs="Arial" w:hint="cs"/>
                  <w:b w:val="0"/>
                  <w:bCs w:val="0"/>
                  <w:sz w:val="20"/>
                  <w:szCs w:val="20"/>
                  <w:rtl/>
                </w:rPr>
                <w:delText>أسماء</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وعناوين</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البريد</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الإلكتروني</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وتواريخ</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الميلاد</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الخاصة</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بهم</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وصورهم</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واللُغات</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التي</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يتحدثونها</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وعناوينهم</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وأرقام</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هواتفهم؛</w:delText>
              </w:r>
            </w:del>
          </w:p>
        </w:tc>
      </w:tr>
      <w:tr w:rsidR="00C5733B" w14:paraId="1F9EFA88" w14:textId="77777777" w:rsidTr="00BE1178">
        <w:tc>
          <w:tcPr>
            <w:tcW w:w="4770" w:type="dxa"/>
          </w:tcPr>
          <w:p w14:paraId="07E2FEC9" w14:textId="6AFF05A3" w:rsidR="00C5733B" w:rsidRPr="007B6F26" w:rsidRDefault="001470EC" w:rsidP="002B2C54">
            <w:pPr>
              <w:pStyle w:val="ListParagraph"/>
              <w:numPr>
                <w:ilvl w:val="0"/>
                <w:numId w:val="4"/>
              </w:numPr>
              <w:spacing w:before="120" w:after="120"/>
              <w:jc w:val="both"/>
              <w:rPr>
                <w:rFonts w:ascii="Calibri" w:hAnsi="Calibri"/>
                <w:color w:val="000000"/>
                <w:sz w:val="20"/>
              </w:rPr>
            </w:pPr>
            <w:ins w:id="34" w:author="Dana Mamoun Nazir Balqar" w:date="2026-03-05T20:49:00Z" w16du:dateUtc="2026-03-05T17:49:00Z">
              <w:r w:rsidRPr="001470EC">
                <w:rPr>
                  <w:rFonts w:ascii="Calibri" w:hAnsi="Calibri" w:cs="Calibri"/>
                  <w:bCs/>
                  <w:color w:val="000000"/>
                  <w:sz w:val="20"/>
                  <w:szCs w:val="20"/>
                  <w:lang w:bidi="en-US"/>
                </w:rPr>
                <w:t>i</w:t>
              </w:r>
              <w:r w:rsidRPr="000D6B6F">
                <w:rPr>
                  <w:rFonts w:ascii="Calibri" w:hAnsi="Calibri" w:cs="Calibri"/>
                  <w:bCs/>
                  <w:color w:val="000000"/>
                  <w:sz w:val="20"/>
                  <w:szCs w:val="20"/>
                  <w:lang w:bidi="en-US"/>
                </w:rPr>
                <w:t>nformation concerning any existing medical or health conditions</w:t>
              </w:r>
              <w:r w:rsidRPr="001470EC">
                <w:rPr>
                  <w:rFonts w:ascii="Calibri" w:hAnsi="Calibri" w:cs="Calibri"/>
                  <w:bCs/>
                  <w:color w:val="000000"/>
                  <w:sz w:val="20"/>
                  <w:szCs w:val="20"/>
                  <w:lang w:bidi="en-US"/>
                </w:rPr>
                <w:t>, and d</w:t>
              </w:r>
              <w:r w:rsidRPr="000D6B6F">
                <w:rPr>
                  <w:rFonts w:ascii="Calibri" w:hAnsi="Calibri" w:cs="Calibri"/>
                  <w:bCs/>
                  <w:color w:val="000000"/>
                  <w:sz w:val="20"/>
                  <w:szCs w:val="20"/>
                  <w:lang w:bidi="en-US"/>
                </w:rPr>
                <w:t>etails of any known food allergies</w:t>
              </w:r>
              <w:r w:rsidRPr="001470EC">
                <w:rPr>
                  <w:rFonts w:ascii="Calibri" w:hAnsi="Calibri" w:cs="Calibri"/>
                  <w:bCs/>
                  <w:color w:val="000000"/>
                  <w:sz w:val="20"/>
                  <w:szCs w:val="20"/>
                  <w:lang w:bidi="en-US"/>
                </w:rPr>
                <w:t>.</w:t>
              </w:r>
            </w:ins>
            <w:del w:id="35" w:author="Dana Mamoun Nazir Balqar" w:date="2026-03-05T20:49:00Z" w16du:dateUtc="2026-03-05T17:49:00Z">
              <w:r w:rsidR="00055DC6">
                <w:rPr>
                  <w:rFonts w:ascii="Calibri" w:hAnsi="Calibri" w:cs="Calibri"/>
                  <w:bCs/>
                  <w:color w:val="000000"/>
                  <w:sz w:val="20"/>
                  <w:szCs w:val="20"/>
                  <w:lang w:bidi="en-US"/>
                </w:rPr>
                <w:delText xml:space="preserve">health and </w:delText>
              </w:r>
              <w:r w:rsidR="0090054F" w:rsidRPr="001143F8">
                <w:rPr>
                  <w:rFonts w:ascii="Calibri" w:hAnsi="Calibri" w:cs="Calibri"/>
                  <w:bCs/>
                  <w:color w:val="000000"/>
                  <w:sz w:val="20"/>
                  <w:szCs w:val="20"/>
                  <w:lang w:bidi="en-US"/>
                </w:rPr>
                <w:delText xml:space="preserve">sensitive information </w:delText>
              </w:r>
              <w:r w:rsidR="00055DC6">
                <w:rPr>
                  <w:rFonts w:ascii="Calibri" w:hAnsi="Calibri" w:cs="Calibri"/>
                  <w:bCs/>
                  <w:color w:val="000000"/>
                  <w:sz w:val="20"/>
                  <w:szCs w:val="20"/>
                  <w:lang w:bidi="en-US"/>
                </w:rPr>
                <w:delText>(including information visible in images)</w:delText>
              </w:r>
              <w:r w:rsidR="0090054F" w:rsidRPr="001143F8">
                <w:rPr>
                  <w:rFonts w:ascii="Calibri" w:hAnsi="Calibri" w:cs="Calibri"/>
                  <w:bCs/>
                  <w:color w:val="000000"/>
                  <w:sz w:val="20"/>
                  <w:szCs w:val="20"/>
                  <w:lang w:bidi="en-US"/>
                </w:rPr>
                <w:delText>;</w:delText>
              </w:r>
            </w:del>
          </w:p>
        </w:tc>
        <w:tc>
          <w:tcPr>
            <w:tcW w:w="4855" w:type="dxa"/>
          </w:tcPr>
          <w:p w14:paraId="2A5525FC" w14:textId="5488253E" w:rsidR="00C5733B" w:rsidRPr="007B6F26" w:rsidRDefault="001470EC" w:rsidP="007B6F26">
            <w:pPr>
              <w:pStyle w:val="ListParagraph"/>
              <w:numPr>
                <w:ilvl w:val="0"/>
                <w:numId w:val="4"/>
              </w:numPr>
              <w:bidi/>
              <w:spacing w:before="120" w:after="120"/>
              <w:jc w:val="both"/>
              <w:rPr>
                <w:rStyle w:val="FontStyle25"/>
                <w:rFonts w:ascii="Arial" w:hAnsi="Arial" w:cs="Arial"/>
                <w:b w:val="0"/>
                <w:bCs w:val="0"/>
                <w:sz w:val="20"/>
                <w:szCs w:val="20"/>
                <w:rtl/>
              </w:rPr>
            </w:pPr>
            <w:ins w:id="36" w:author="Dana Mamoun Nazir Balqar" w:date="2026-03-05T20:49:00Z" w16du:dateUtc="2026-03-05T17:49:00Z">
              <w:r w:rsidRPr="001470EC">
                <w:rPr>
                  <w:rStyle w:val="FontStyle25"/>
                  <w:rFonts w:ascii="Arial" w:hAnsi="Arial" w:cs="Arial" w:hint="cs"/>
                  <w:b w:val="0"/>
                  <w:bCs w:val="0"/>
                  <w:sz w:val="20"/>
                  <w:szCs w:val="20"/>
                  <w:rtl/>
                </w:rPr>
                <w:t>المعلومات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المتعلقة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بأي</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حالات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طبية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أو</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صحية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قائمة،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وتفاصيل</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أي</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حساسية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معروفة</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تجاه</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الأطعمة</w:t>
              </w:r>
              <w:r w:rsidRPr="001470EC">
                <w:rPr>
                  <w:rStyle w:val="FontStyle25"/>
                  <w:rFonts w:ascii="Arial" w:hAnsi="Arial" w:cs="Arial"/>
                  <w:b w:val="0"/>
                  <w:bCs w:val="0"/>
                  <w:sz w:val="20"/>
                  <w:szCs w:val="20"/>
                  <w:rtl/>
                </w:rPr>
                <w:t>.</w:t>
              </w:r>
            </w:ins>
            <w:del w:id="37" w:author="Dana Mamoun Nazir Balqar" w:date="2026-03-05T20:49:00Z" w16du:dateUtc="2026-03-05T17:49:00Z">
              <w:r w:rsidR="0046763A" w:rsidRPr="0046763A">
                <w:rPr>
                  <w:rStyle w:val="FontStyle25"/>
                  <w:rFonts w:ascii="Arial" w:hAnsi="Arial" w:cs="Arial" w:hint="cs"/>
                  <w:b w:val="0"/>
                  <w:bCs w:val="0"/>
                  <w:sz w:val="20"/>
                  <w:szCs w:val="20"/>
                  <w:rtl/>
                </w:rPr>
                <w:delText>البيانات</w:delText>
              </w:r>
              <w:r w:rsidR="0046763A" w:rsidRPr="0046763A">
                <w:rPr>
                  <w:rStyle w:val="FontStyle25"/>
                  <w:rFonts w:ascii="Arial" w:hAnsi="Arial" w:cs="Arial"/>
                  <w:b w:val="0"/>
                  <w:bCs w:val="0"/>
                  <w:sz w:val="20"/>
                  <w:szCs w:val="20"/>
                  <w:rtl/>
                </w:rPr>
                <w:delText xml:space="preserve"> </w:delText>
              </w:r>
              <w:r w:rsidR="0046763A" w:rsidRPr="0046763A">
                <w:rPr>
                  <w:rStyle w:val="FontStyle25"/>
                  <w:rFonts w:ascii="Arial" w:hAnsi="Arial" w:cs="Arial" w:hint="cs"/>
                  <w:b w:val="0"/>
                  <w:bCs w:val="0"/>
                  <w:sz w:val="20"/>
                  <w:szCs w:val="20"/>
                  <w:rtl/>
                </w:rPr>
                <w:delText>الصحية</w:delText>
              </w:r>
              <w:r w:rsidR="0046763A" w:rsidRPr="0046763A">
                <w:rPr>
                  <w:rStyle w:val="FontStyle25"/>
                  <w:rFonts w:ascii="Arial" w:hAnsi="Arial" w:cs="Arial"/>
                  <w:b w:val="0"/>
                  <w:bCs w:val="0"/>
                  <w:sz w:val="20"/>
                  <w:szCs w:val="20"/>
                  <w:rtl/>
                </w:rPr>
                <w:delText xml:space="preserve"> </w:delText>
              </w:r>
              <w:r w:rsidR="0046763A">
                <w:rPr>
                  <w:rStyle w:val="FontStyle25"/>
                  <w:rFonts w:ascii="Arial" w:hAnsi="Arial" w:cs="Arial" w:hint="cs"/>
                  <w:b w:val="0"/>
                  <w:bCs w:val="0"/>
                  <w:sz w:val="20"/>
                  <w:szCs w:val="20"/>
                  <w:rtl/>
                </w:rPr>
                <w:delText>و</w:delText>
              </w:r>
              <w:r w:rsidR="0090054F" w:rsidRPr="0090054F">
                <w:rPr>
                  <w:rStyle w:val="FontStyle25"/>
                  <w:rFonts w:ascii="Arial" w:hAnsi="Arial" w:cs="Arial" w:hint="cs"/>
                  <w:b w:val="0"/>
                  <w:bCs w:val="0"/>
                  <w:sz w:val="20"/>
                  <w:szCs w:val="20"/>
                  <w:rtl/>
                </w:rPr>
                <w:delText>المعلومات</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الشخصية</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الحساسة</w:delText>
              </w:r>
              <w:r w:rsidR="0090054F" w:rsidRPr="0090054F">
                <w:rPr>
                  <w:rStyle w:val="FontStyle25"/>
                  <w:rFonts w:asciiTheme="minorHAnsi" w:hAnsiTheme="minorHAnsi" w:cstheme="minorHAnsi"/>
                  <w:b w:val="0"/>
                  <w:bCs w:val="0"/>
                  <w:sz w:val="20"/>
                  <w:szCs w:val="20"/>
                  <w:rtl/>
                </w:rPr>
                <w:delText xml:space="preserve"> </w:delText>
              </w:r>
              <w:r w:rsidR="0046763A" w:rsidRPr="0046763A">
                <w:rPr>
                  <w:rStyle w:val="FontStyle25"/>
                  <w:rFonts w:asciiTheme="minorHAnsi" w:hAnsiTheme="minorHAnsi" w:cs="Times New Roman"/>
                  <w:b w:val="0"/>
                  <w:bCs w:val="0"/>
                  <w:sz w:val="20"/>
                  <w:szCs w:val="20"/>
                  <w:rtl/>
                </w:rPr>
                <w:delText>(</w:delText>
              </w:r>
              <w:r w:rsidR="0046763A" w:rsidRPr="0046763A">
                <w:rPr>
                  <w:rStyle w:val="FontStyle25"/>
                  <w:rFonts w:asciiTheme="minorHAnsi" w:hAnsiTheme="minorHAnsi" w:cs="Times New Roman" w:hint="cs"/>
                  <w:b w:val="0"/>
                  <w:bCs w:val="0"/>
                  <w:sz w:val="20"/>
                  <w:szCs w:val="20"/>
                  <w:rtl/>
                </w:rPr>
                <w:delText>بما</w:delText>
              </w:r>
              <w:r w:rsidR="0046763A" w:rsidRPr="0046763A">
                <w:rPr>
                  <w:rStyle w:val="FontStyle25"/>
                  <w:rFonts w:asciiTheme="minorHAnsi" w:hAnsiTheme="minorHAnsi" w:cs="Times New Roman"/>
                  <w:b w:val="0"/>
                  <w:bCs w:val="0"/>
                  <w:sz w:val="20"/>
                  <w:szCs w:val="20"/>
                  <w:rtl/>
                </w:rPr>
                <w:delText xml:space="preserve"> </w:delText>
              </w:r>
              <w:r w:rsidR="0046763A" w:rsidRPr="0046763A">
                <w:rPr>
                  <w:rStyle w:val="FontStyle25"/>
                  <w:rFonts w:asciiTheme="minorHAnsi" w:hAnsiTheme="minorHAnsi" w:cs="Times New Roman" w:hint="cs"/>
                  <w:b w:val="0"/>
                  <w:bCs w:val="0"/>
                  <w:sz w:val="20"/>
                  <w:szCs w:val="20"/>
                  <w:rtl/>
                </w:rPr>
                <w:delText>في</w:delText>
              </w:r>
              <w:r w:rsidR="0046763A" w:rsidRPr="0046763A">
                <w:rPr>
                  <w:rStyle w:val="FontStyle25"/>
                  <w:rFonts w:asciiTheme="minorHAnsi" w:hAnsiTheme="minorHAnsi" w:cs="Times New Roman"/>
                  <w:b w:val="0"/>
                  <w:bCs w:val="0"/>
                  <w:sz w:val="20"/>
                  <w:szCs w:val="20"/>
                  <w:rtl/>
                </w:rPr>
                <w:delText xml:space="preserve"> </w:delText>
              </w:r>
              <w:r w:rsidR="0046763A" w:rsidRPr="0046763A">
                <w:rPr>
                  <w:rStyle w:val="FontStyle25"/>
                  <w:rFonts w:asciiTheme="minorHAnsi" w:hAnsiTheme="minorHAnsi" w:cs="Times New Roman" w:hint="cs"/>
                  <w:b w:val="0"/>
                  <w:bCs w:val="0"/>
                  <w:sz w:val="20"/>
                  <w:szCs w:val="20"/>
                  <w:rtl/>
                </w:rPr>
                <w:delText>ذلك</w:delText>
              </w:r>
              <w:r w:rsidR="0046763A" w:rsidRPr="0046763A">
                <w:rPr>
                  <w:rStyle w:val="FontStyle25"/>
                  <w:rFonts w:asciiTheme="minorHAnsi" w:hAnsiTheme="minorHAnsi" w:cs="Times New Roman"/>
                  <w:b w:val="0"/>
                  <w:bCs w:val="0"/>
                  <w:sz w:val="20"/>
                  <w:szCs w:val="20"/>
                  <w:rtl/>
                </w:rPr>
                <w:delText xml:space="preserve"> </w:delText>
              </w:r>
              <w:r w:rsidR="0046763A" w:rsidRPr="0046763A">
                <w:rPr>
                  <w:rStyle w:val="FontStyle25"/>
                  <w:rFonts w:asciiTheme="minorHAnsi" w:hAnsiTheme="minorHAnsi" w:cs="Times New Roman" w:hint="cs"/>
                  <w:b w:val="0"/>
                  <w:bCs w:val="0"/>
                  <w:sz w:val="20"/>
                  <w:szCs w:val="20"/>
                  <w:rtl/>
                </w:rPr>
                <w:delText>المعلومات</w:delText>
              </w:r>
              <w:r w:rsidR="0046763A" w:rsidRPr="0046763A">
                <w:rPr>
                  <w:rStyle w:val="FontStyle25"/>
                  <w:rFonts w:asciiTheme="minorHAnsi" w:hAnsiTheme="minorHAnsi" w:cs="Times New Roman"/>
                  <w:b w:val="0"/>
                  <w:bCs w:val="0"/>
                  <w:sz w:val="20"/>
                  <w:szCs w:val="20"/>
                  <w:rtl/>
                </w:rPr>
                <w:delText xml:space="preserve"> </w:delText>
              </w:r>
              <w:r w:rsidR="0090054F" w:rsidRPr="0090054F">
                <w:rPr>
                  <w:rStyle w:val="FontStyle25"/>
                  <w:rFonts w:ascii="Arial" w:hAnsi="Arial" w:cs="Arial" w:hint="cs"/>
                  <w:b w:val="0"/>
                  <w:bCs w:val="0"/>
                  <w:sz w:val="20"/>
                  <w:szCs w:val="20"/>
                  <w:rtl/>
                </w:rPr>
                <w:delText>المكشوف</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عنها</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من</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خلال</w:delText>
              </w:r>
              <w:r w:rsidR="0090054F" w:rsidRPr="0090054F">
                <w:rPr>
                  <w:rStyle w:val="FontStyle25"/>
                  <w:rFonts w:asciiTheme="minorHAnsi" w:hAnsiTheme="minorHAnsi" w:cstheme="minorHAnsi"/>
                  <w:b w:val="0"/>
                  <w:bCs w:val="0"/>
                  <w:sz w:val="20"/>
                  <w:szCs w:val="20"/>
                  <w:rtl/>
                </w:rPr>
                <w:delText xml:space="preserve"> </w:delText>
              </w:r>
              <w:r w:rsidR="0090054F" w:rsidRPr="0090054F">
                <w:rPr>
                  <w:rStyle w:val="FontStyle25"/>
                  <w:rFonts w:ascii="Arial" w:hAnsi="Arial" w:cs="Arial" w:hint="cs"/>
                  <w:b w:val="0"/>
                  <w:bCs w:val="0"/>
                  <w:sz w:val="20"/>
                  <w:szCs w:val="20"/>
                  <w:rtl/>
                </w:rPr>
                <w:delText>الصور</w:delText>
              </w:r>
              <w:r w:rsidR="0046763A">
                <w:rPr>
                  <w:rStyle w:val="FontStyle25"/>
                  <w:rFonts w:ascii="Arial" w:hAnsi="Arial" w:cs="Arial" w:hint="cs"/>
                  <w:b w:val="0"/>
                  <w:bCs w:val="0"/>
                  <w:sz w:val="20"/>
                  <w:szCs w:val="20"/>
                  <w:rtl/>
                </w:rPr>
                <w:delText>)</w:delText>
              </w:r>
              <w:r w:rsidR="0090054F" w:rsidRPr="0090054F">
                <w:rPr>
                  <w:rStyle w:val="FontStyle25"/>
                  <w:rFonts w:ascii="Arial" w:hAnsi="Arial" w:cs="Arial" w:hint="cs"/>
                  <w:b w:val="0"/>
                  <w:bCs w:val="0"/>
                  <w:sz w:val="20"/>
                  <w:szCs w:val="20"/>
                  <w:rtl/>
                </w:rPr>
                <w:delText>؛</w:delText>
              </w:r>
            </w:del>
          </w:p>
        </w:tc>
      </w:tr>
      <w:tr w:rsidR="001470EC" w14:paraId="7DE83173" w14:textId="77777777" w:rsidTr="001470EC">
        <w:trPr>
          <w:trHeight w:val="197"/>
          <w:ins w:id="38" w:author="Dana Mamoun Nazir Balqar" w:date="2026-03-05T20:49:00Z"/>
        </w:trPr>
        <w:tc>
          <w:tcPr>
            <w:tcW w:w="4770" w:type="dxa"/>
          </w:tcPr>
          <w:p w14:paraId="06098C13" w14:textId="77777777" w:rsidR="001470EC" w:rsidRPr="001470EC" w:rsidRDefault="001470EC" w:rsidP="004C0759">
            <w:pPr>
              <w:pStyle w:val="ListParagraph"/>
              <w:numPr>
                <w:ilvl w:val="0"/>
                <w:numId w:val="4"/>
              </w:numPr>
              <w:spacing w:before="120" w:after="120"/>
              <w:jc w:val="both"/>
              <w:rPr>
                <w:ins w:id="39" w:author="Dana Mamoun Nazir Balqar" w:date="2026-03-05T20:49:00Z" w16du:dateUtc="2026-03-05T17:49:00Z"/>
                <w:rFonts w:ascii="Calibri" w:hAnsi="Calibri" w:cs="Calibri"/>
                <w:bCs/>
                <w:color w:val="000000"/>
                <w:sz w:val="20"/>
                <w:szCs w:val="20"/>
                <w:lang w:bidi="en-US"/>
              </w:rPr>
            </w:pPr>
            <w:ins w:id="40" w:author="Dana Mamoun Nazir Balqar" w:date="2026-03-05T20:49:00Z" w16du:dateUtc="2026-03-05T17:49:00Z">
              <w:r w:rsidRPr="000D6B6F">
                <w:rPr>
                  <w:rFonts w:ascii="Calibri" w:hAnsi="Calibri" w:cs="Calibri"/>
                  <w:bCs/>
                  <w:color w:val="000000"/>
                  <w:sz w:val="20"/>
                  <w:szCs w:val="20"/>
                  <w:lang w:bidi="en-US"/>
                </w:rPr>
                <w:t>Apparel and Equipment Sizing Information</w:t>
              </w:r>
              <w:r>
                <w:rPr>
                  <w:rFonts w:ascii="Calibri" w:hAnsi="Calibri" w:cs="Calibri"/>
                  <w:bCs/>
                  <w:color w:val="000000"/>
                  <w:sz w:val="20"/>
                  <w:szCs w:val="20"/>
                  <w:lang w:bidi="en-US"/>
                </w:rPr>
                <w:t>.</w:t>
              </w:r>
            </w:ins>
          </w:p>
        </w:tc>
        <w:tc>
          <w:tcPr>
            <w:tcW w:w="4855" w:type="dxa"/>
          </w:tcPr>
          <w:p w14:paraId="374F727F" w14:textId="77777777" w:rsidR="001470EC" w:rsidRPr="001470EC" w:rsidRDefault="001470EC" w:rsidP="001470EC">
            <w:pPr>
              <w:pStyle w:val="ListParagraph"/>
              <w:numPr>
                <w:ilvl w:val="0"/>
                <w:numId w:val="4"/>
              </w:numPr>
              <w:bidi/>
              <w:spacing w:before="120" w:after="120"/>
              <w:jc w:val="both"/>
              <w:rPr>
                <w:ins w:id="41" w:author="Dana Mamoun Nazir Balqar" w:date="2026-03-05T20:49:00Z" w16du:dateUtc="2026-03-05T17:49:00Z"/>
                <w:rStyle w:val="FontStyle25"/>
                <w:rFonts w:ascii="Arial" w:hAnsi="Arial" w:cs="Arial"/>
                <w:b w:val="0"/>
                <w:bCs w:val="0"/>
                <w:sz w:val="20"/>
                <w:szCs w:val="20"/>
                <w:rtl/>
              </w:rPr>
            </w:pPr>
            <w:ins w:id="42" w:author="Dana Mamoun Nazir Balqar" w:date="2026-03-05T20:49:00Z" w16du:dateUtc="2026-03-05T17:49:00Z">
              <w:r w:rsidRPr="001470EC">
                <w:rPr>
                  <w:rStyle w:val="FontStyle25"/>
                  <w:rFonts w:ascii="Arial" w:hAnsi="Arial" w:cs="Arial" w:hint="cs"/>
                  <w:b w:val="0"/>
                  <w:bCs w:val="0"/>
                  <w:sz w:val="20"/>
                  <w:szCs w:val="20"/>
                  <w:rtl/>
                </w:rPr>
                <w:t>معلومات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قياسات</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الملابس</w:t>
              </w:r>
              <w:r w:rsidRPr="001470EC">
                <w:rPr>
                  <w:rStyle w:val="FontStyle25"/>
                  <w:rFonts w:ascii="Arial" w:hAnsi="Arial" w:cs="Arial"/>
                  <w:b w:val="0"/>
                  <w:bCs w:val="0"/>
                  <w:sz w:val="20"/>
                  <w:szCs w:val="20"/>
                  <w:rtl/>
                </w:rPr>
                <w:t xml:space="preserve"> </w:t>
              </w:r>
              <w:r w:rsidRPr="001470EC">
                <w:rPr>
                  <w:rStyle w:val="FontStyle25"/>
                  <w:rFonts w:ascii="Arial" w:hAnsi="Arial" w:cs="Arial" w:hint="cs"/>
                  <w:b w:val="0"/>
                  <w:bCs w:val="0"/>
                  <w:sz w:val="20"/>
                  <w:szCs w:val="20"/>
                  <w:rtl/>
                </w:rPr>
                <w:t>والمعدات</w:t>
              </w:r>
              <w:r w:rsidRPr="001470EC">
                <w:rPr>
                  <w:rStyle w:val="FontStyle25"/>
                  <w:rFonts w:ascii="Arial" w:hAnsi="Arial" w:cs="Arial"/>
                  <w:b w:val="0"/>
                  <w:bCs w:val="0"/>
                  <w:sz w:val="20"/>
                  <w:szCs w:val="20"/>
                  <w:rtl/>
                </w:rPr>
                <w:t>.</w:t>
              </w:r>
            </w:ins>
          </w:p>
        </w:tc>
      </w:tr>
      <w:tr w:rsidR="00C5733B" w14:paraId="796F71B4" w14:textId="77777777" w:rsidTr="00BE1178">
        <w:tc>
          <w:tcPr>
            <w:tcW w:w="4770" w:type="dxa"/>
          </w:tcPr>
          <w:p w14:paraId="4A777856" w14:textId="59387D15" w:rsidR="00C5733B" w:rsidRPr="001143F8" w:rsidRDefault="0090054F" w:rsidP="002B2C54">
            <w:pPr>
              <w:pStyle w:val="ListParagraph"/>
              <w:numPr>
                <w:ilvl w:val="0"/>
                <w:numId w:val="4"/>
              </w:numPr>
              <w:spacing w:before="120" w:after="120"/>
              <w:jc w:val="both"/>
              <w:rPr>
                <w:rFonts w:ascii="Calibri" w:hAnsi="Calibri" w:cs="Calibri"/>
                <w:sz w:val="20"/>
                <w:szCs w:val="20"/>
              </w:rPr>
            </w:pPr>
            <w:r w:rsidRPr="001143F8">
              <w:rPr>
                <w:rFonts w:ascii="Calibri" w:hAnsi="Calibri" w:cs="Calibri"/>
                <w:bCs/>
                <w:color w:val="000000"/>
                <w:sz w:val="20"/>
                <w:szCs w:val="20"/>
                <w:lang w:bidi="en-US"/>
              </w:rPr>
              <w:t>records of correspondences between SC and the Parent/Legal Guardian</w:t>
            </w:r>
            <w:r w:rsidR="00A701A0">
              <w:rPr>
                <w:rFonts w:ascii="Calibri" w:hAnsi="Calibri" w:cs="Calibri"/>
                <w:bCs/>
                <w:color w:val="000000"/>
                <w:sz w:val="20"/>
                <w:szCs w:val="20"/>
                <w:lang w:bidi="en-US"/>
              </w:rPr>
              <w:t>; and</w:t>
            </w:r>
          </w:p>
        </w:tc>
        <w:tc>
          <w:tcPr>
            <w:tcW w:w="4855" w:type="dxa"/>
          </w:tcPr>
          <w:p w14:paraId="645058E7" w14:textId="410DE07D" w:rsidR="00C5733B" w:rsidRPr="0090054F" w:rsidRDefault="0090054F" w:rsidP="002B2C54">
            <w:pPr>
              <w:pStyle w:val="ListParagraph"/>
              <w:numPr>
                <w:ilvl w:val="0"/>
                <w:numId w:val="4"/>
              </w:numPr>
              <w:bidi/>
              <w:spacing w:before="120" w:after="120"/>
              <w:jc w:val="both"/>
              <w:rPr>
                <w:rFonts w:asciiTheme="minorBidi" w:hAnsiTheme="minorBidi" w:cs="Arial"/>
                <w:b/>
                <w:bCs/>
                <w:color w:val="000000"/>
                <w:sz w:val="20"/>
                <w:szCs w:val="20"/>
                <w:rtl/>
                <w:lang w:bidi="ar-QA"/>
              </w:rPr>
            </w:pPr>
            <w:r w:rsidRPr="0090054F">
              <w:rPr>
                <w:rStyle w:val="FontStyle25"/>
                <w:rFonts w:ascii="Arial" w:hAnsi="Arial" w:cs="Arial" w:hint="cs"/>
                <w:b w:val="0"/>
                <w:bCs w:val="0"/>
                <w:sz w:val="20"/>
                <w:szCs w:val="20"/>
                <w:rtl/>
              </w:rPr>
              <w:t>سجلات</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المُراسلات</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بين</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اللجنة</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العليا</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وولي</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الأمر</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أو</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الوصي</w:t>
            </w:r>
            <w:r w:rsidRPr="0090054F">
              <w:rPr>
                <w:rStyle w:val="FontStyle25"/>
                <w:rFonts w:asciiTheme="minorHAnsi" w:hAnsiTheme="minorHAnsi" w:cstheme="minorHAnsi"/>
                <w:b w:val="0"/>
                <w:bCs w:val="0"/>
                <w:sz w:val="20"/>
                <w:szCs w:val="20"/>
                <w:rtl/>
              </w:rPr>
              <w:t xml:space="preserve"> </w:t>
            </w:r>
            <w:r w:rsidR="0046763A" w:rsidRPr="0046763A">
              <w:rPr>
                <w:rStyle w:val="FontStyle25"/>
                <w:rFonts w:asciiTheme="minorHAnsi" w:hAnsiTheme="minorHAnsi" w:cs="Times New Roman" w:hint="cs"/>
                <w:b w:val="0"/>
                <w:bCs w:val="0"/>
                <w:sz w:val="20"/>
                <w:szCs w:val="20"/>
                <w:rtl/>
              </w:rPr>
              <w:t>القانوني</w:t>
            </w:r>
            <w:r w:rsidRPr="0090054F">
              <w:rPr>
                <w:rStyle w:val="FontStyle25"/>
                <w:rFonts w:ascii="Arial" w:hAnsi="Arial" w:cs="Arial" w:hint="cs"/>
                <w:b w:val="0"/>
                <w:bCs w:val="0"/>
                <w:sz w:val="20"/>
                <w:szCs w:val="20"/>
                <w:rtl/>
              </w:rPr>
              <w:t>؛</w:t>
            </w:r>
            <w:r w:rsidRPr="0090054F">
              <w:rPr>
                <w:rStyle w:val="FontStyle25"/>
                <w:rFonts w:asciiTheme="minorHAnsi" w:hAnsiTheme="minorHAnsi" w:cstheme="minorHAnsi"/>
                <w:b w:val="0"/>
                <w:bCs w:val="0"/>
                <w:sz w:val="20"/>
                <w:szCs w:val="20"/>
                <w:rtl/>
              </w:rPr>
              <w:t xml:space="preserve"> </w:t>
            </w:r>
            <w:r w:rsidRPr="0090054F">
              <w:rPr>
                <w:rStyle w:val="FontStyle25"/>
                <w:rFonts w:ascii="Arial" w:hAnsi="Arial" w:cs="Arial" w:hint="cs"/>
                <w:b w:val="0"/>
                <w:bCs w:val="0"/>
                <w:sz w:val="20"/>
                <w:szCs w:val="20"/>
                <w:rtl/>
              </w:rPr>
              <w:t>و</w:t>
            </w:r>
          </w:p>
        </w:tc>
      </w:tr>
      <w:tr w:rsidR="00C5733B" w14:paraId="31D7AF2D" w14:textId="77777777" w:rsidTr="00BE1178">
        <w:tc>
          <w:tcPr>
            <w:tcW w:w="4770" w:type="dxa"/>
          </w:tcPr>
          <w:p w14:paraId="4F501FA9" w14:textId="0CE22E66" w:rsidR="00C5733B" w:rsidRPr="001143F8" w:rsidRDefault="00137945" w:rsidP="002B2C54">
            <w:pPr>
              <w:pStyle w:val="ListParagraph"/>
              <w:numPr>
                <w:ilvl w:val="0"/>
                <w:numId w:val="4"/>
              </w:numPr>
              <w:spacing w:before="120" w:after="120"/>
              <w:jc w:val="both"/>
              <w:rPr>
                <w:rFonts w:ascii="Calibri" w:hAnsi="Calibri" w:cs="Calibri"/>
                <w:sz w:val="20"/>
                <w:szCs w:val="20"/>
              </w:rPr>
            </w:pPr>
            <w:r w:rsidRPr="001143F8">
              <w:rPr>
                <w:rFonts w:ascii="Calibri" w:hAnsi="Calibri" w:cs="Calibri"/>
                <w:bCs/>
                <w:color w:val="000000"/>
                <w:sz w:val="20"/>
                <w:szCs w:val="20"/>
                <w:lang w:bidi="en-US"/>
              </w:rPr>
              <w:t xml:space="preserve">information </w:t>
            </w:r>
            <w:r w:rsidR="00A701A0">
              <w:rPr>
                <w:rFonts w:ascii="Calibri" w:hAnsi="Calibri" w:cs="Calibri"/>
                <w:bCs/>
                <w:color w:val="000000"/>
                <w:sz w:val="20"/>
                <w:szCs w:val="20"/>
                <w:lang w:bidi="en-US"/>
              </w:rPr>
              <w:t>relating to</w:t>
            </w:r>
            <w:r w:rsidRPr="001143F8">
              <w:rPr>
                <w:rFonts w:ascii="Calibri" w:hAnsi="Calibri" w:cs="Calibri"/>
                <w:bCs/>
                <w:color w:val="000000"/>
                <w:sz w:val="20"/>
                <w:szCs w:val="20"/>
                <w:lang w:bidi="en-US"/>
              </w:rPr>
              <w:t xml:space="preserve"> attendance and performance in activities </w:t>
            </w:r>
            <w:r w:rsidR="00A701A0">
              <w:rPr>
                <w:rFonts w:ascii="Calibri" w:hAnsi="Calibri" w:cs="Calibri"/>
                <w:bCs/>
                <w:color w:val="000000"/>
                <w:sz w:val="20"/>
                <w:szCs w:val="20"/>
                <w:lang w:bidi="en-US"/>
              </w:rPr>
              <w:t xml:space="preserve">connected </w:t>
            </w:r>
            <w:r w:rsidRPr="001143F8">
              <w:rPr>
                <w:rFonts w:ascii="Calibri" w:hAnsi="Calibri" w:cs="Calibri"/>
                <w:bCs/>
                <w:color w:val="000000"/>
                <w:sz w:val="20"/>
                <w:szCs w:val="20"/>
                <w:lang w:bidi="en-US"/>
              </w:rPr>
              <w:t>to the Participation.</w:t>
            </w:r>
          </w:p>
        </w:tc>
        <w:tc>
          <w:tcPr>
            <w:tcW w:w="4855" w:type="dxa"/>
          </w:tcPr>
          <w:p w14:paraId="4FDB79AD" w14:textId="229BCEBA" w:rsidR="00C5733B" w:rsidRPr="00137945" w:rsidRDefault="00137945" w:rsidP="00DD492A">
            <w:pPr>
              <w:pStyle w:val="ListParagraph"/>
              <w:numPr>
                <w:ilvl w:val="0"/>
                <w:numId w:val="4"/>
              </w:numPr>
              <w:bidi/>
              <w:spacing w:before="120" w:after="120"/>
              <w:jc w:val="both"/>
              <w:rPr>
                <w:rFonts w:asciiTheme="minorBidi" w:hAnsiTheme="minorBidi"/>
                <w:b/>
                <w:bCs/>
                <w:color w:val="000000"/>
                <w:sz w:val="20"/>
                <w:szCs w:val="20"/>
                <w:rtl/>
                <w:lang w:bidi="ar-QA"/>
              </w:rPr>
            </w:pPr>
            <w:r w:rsidRPr="00137945">
              <w:rPr>
                <w:rStyle w:val="FontStyle25"/>
                <w:rFonts w:asciiTheme="minorBidi" w:hAnsiTheme="minorBidi" w:cstheme="minorBidi"/>
                <w:b w:val="0"/>
                <w:bCs w:val="0"/>
                <w:sz w:val="20"/>
                <w:szCs w:val="20"/>
                <w:rtl/>
              </w:rPr>
              <w:t xml:space="preserve">المعلومات التي تتعلق بحضور </w:t>
            </w:r>
            <w:r w:rsidR="00E87AAC" w:rsidRPr="00137945">
              <w:rPr>
                <w:rStyle w:val="FontStyle25"/>
                <w:rFonts w:asciiTheme="minorBidi" w:hAnsiTheme="minorBidi" w:cstheme="minorBidi" w:hint="cs"/>
                <w:b w:val="0"/>
                <w:bCs w:val="0"/>
                <w:sz w:val="20"/>
                <w:szCs w:val="20"/>
                <w:rtl/>
              </w:rPr>
              <w:t xml:space="preserve">وأدائهم </w:t>
            </w:r>
            <w:r w:rsidR="00E87AAC">
              <w:rPr>
                <w:rStyle w:val="FontStyle25"/>
                <w:rFonts w:asciiTheme="minorBidi" w:hAnsiTheme="minorBidi" w:cstheme="minorBidi" w:hint="cs"/>
                <w:b w:val="0"/>
                <w:bCs w:val="0"/>
                <w:sz w:val="20"/>
                <w:szCs w:val="20"/>
                <w:rtl/>
              </w:rPr>
              <w:t>للأنشطة</w:t>
            </w:r>
            <w:r w:rsidRPr="00137945">
              <w:rPr>
                <w:rStyle w:val="FontStyle25"/>
                <w:rFonts w:asciiTheme="minorBidi" w:hAnsiTheme="minorBidi" w:cstheme="minorBidi"/>
                <w:b w:val="0"/>
                <w:bCs w:val="0"/>
                <w:sz w:val="20"/>
                <w:szCs w:val="20"/>
                <w:rtl/>
              </w:rPr>
              <w:t xml:space="preserve"> المُتعلقة بالمُشاركة</w:t>
            </w:r>
            <w:r w:rsidRPr="00137945">
              <w:rPr>
                <w:rStyle w:val="FontStyle25"/>
                <w:rFonts w:asciiTheme="minorBidi" w:hAnsiTheme="minorBidi" w:cstheme="minorBidi"/>
                <w:b w:val="0"/>
                <w:bCs w:val="0"/>
                <w:sz w:val="20"/>
                <w:szCs w:val="20"/>
              </w:rPr>
              <w:t>.</w:t>
            </w:r>
          </w:p>
        </w:tc>
      </w:tr>
      <w:tr w:rsidR="00C5733B" w14:paraId="76D45190" w14:textId="77777777" w:rsidTr="00BE1178">
        <w:tc>
          <w:tcPr>
            <w:tcW w:w="4770" w:type="dxa"/>
          </w:tcPr>
          <w:p w14:paraId="254D142D" w14:textId="15F12F71" w:rsidR="00C5733B" w:rsidRPr="001143F8" w:rsidRDefault="00A701A0" w:rsidP="002B2C54">
            <w:pPr>
              <w:pStyle w:val="Style2"/>
              <w:widowControl/>
              <w:spacing w:before="120" w:after="120"/>
              <w:jc w:val="both"/>
              <w:rPr>
                <w:rFonts w:cs="Calibri"/>
                <w:bCs/>
                <w:color w:val="000000"/>
                <w:sz w:val="20"/>
                <w:szCs w:val="20"/>
                <w:lang w:val="en-US" w:bidi="en-US"/>
              </w:rPr>
            </w:pPr>
            <w:commentRangeStart w:id="43"/>
            <w:r w:rsidRPr="00A701A0">
              <w:rPr>
                <w:rFonts w:cs="Calibri"/>
                <w:bCs/>
                <w:color w:val="000000"/>
                <w:sz w:val="20"/>
                <w:szCs w:val="20"/>
                <w:lang w:val="en-US" w:bidi="en-US"/>
              </w:rPr>
              <w:t xml:space="preserve">The Parent/Legal Guardian consents to the collection and processing of such Personal Data and acknowledges that it may be used by SC, </w:t>
            </w:r>
            <w:r w:rsidR="003C761D">
              <w:rPr>
                <w:rFonts w:cs="Calibri"/>
                <w:bCs/>
                <w:color w:val="000000"/>
                <w:sz w:val="20"/>
                <w:szCs w:val="20"/>
                <w:lang w:val="en-US" w:bidi="en-US"/>
              </w:rPr>
              <w:t>UEFA</w:t>
            </w:r>
            <w:r w:rsidRPr="00A701A0">
              <w:rPr>
                <w:rFonts w:cs="Calibri"/>
                <w:bCs/>
                <w:color w:val="000000"/>
                <w:sz w:val="20"/>
                <w:szCs w:val="20"/>
                <w:lang w:val="en-US" w:bidi="en-US"/>
              </w:rPr>
              <w:t>,</w:t>
            </w:r>
            <w:r w:rsidR="003C761D">
              <w:rPr>
                <w:rFonts w:cs="Calibri"/>
                <w:bCs/>
                <w:color w:val="000000"/>
                <w:sz w:val="20"/>
                <w:szCs w:val="20"/>
                <w:lang w:val="en-US" w:bidi="en-US"/>
              </w:rPr>
              <w:t xml:space="preserve"> CONMEBOL,</w:t>
            </w:r>
            <w:r w:rsidRPr="00A701A0">
              <w:rPr>
                <w:rFonts w:cs="Calibri"/>
                <w:bCs/>
                <w:color w:val="000000"/>
                <w:sz w:val="20"/>
                <w:szCs w:val="20"/>
                <w:lang w:val="en-US" w:bidi="en-US"/>
              </w:rPr>
              <w:t xml:space="preserve"> their affiliates, relevant authorities in the State of Qatar, and carefully selected third parties for any lawful purpose in </w:t>
            </w:r>
            <w:r w:rsidRPr="00A701A0">
              <w:rPr>
                <w:rFonts w:cs="Calibri"/>
                <w:bCs/>
                <w:color w:val="000000"/>
                <w:sz w:val="20"/>
                <w:szCs w:val="20"/>
                <w:lang w:val="en-US" w:bidi="en-US"/>
              </w:rPr>
              <w:lastRenderedPageBreak/>
              <w:t>connection with the Participation, without further consent.</w:t>
            </w:r>
            <w:commentRangeEnd w:id="43"/>
            <w:r w:rsidR="00BF732A">
              <w:rPr>
                <w:rStyle w:val="CommentReference"/>
              </w:rPr>
              <w:commentReference w:id="43"/>
            </w:r>
          </w:p>
        </w:tc>
        <w:tc>
          <w:tcPr>
            <w:tcW w:w="4855" w:type="dxa"/>
          </w:tcPr>
          <w:p w14:paraId="190BDAC4" w14:textId="36678D76" w:rsidR="00C5733B" w:rsidRPr="00137945" w:rsidRDefault="000C4D89" w:rsidP="002B2C54">
            <w:pPr>
              <w:pStyle w:val="ListParagraph"/>
              <w:bidi/>
              <w:spacing w:before="120" w:after="120"/>
              <w:ind w:left="0"/>
              <w:jc w:val="both"/>
              <w:rPr>
                <w:rFonts w:ascii="Arial" w:hAnsi="Arial" w:cs="Arial"/>
                <w:b/>
                <w:bCs/>
                <w:color w:val="000000"/>
                <w:sz w:val="20"/>
                <w:szCs w:val="20"/>
                <w:rtl/>
                <w:lang w:bidi="ar-QA"/>
              </w:rPr>
            </w:pPr>
            <w:r w:rsidRPr="000C4D89">
              <w:rPr>
                <w:rStyle w:val="FontStyle25"/>
                <w:rFonts w:ascii="Arial" w:hAnsi="Arial" w:cs="Arial" w:hint="cs"/>
                <w:b w:val="0"/>
                <w:bCs w:val="0"/>
                <w:sz w:val="20"/>
                <w:szCs w:val="20"/>
                <w:rtl/>
              </w:rPr>
              <w:lastRenderedPageBreak/>
              <w:t>يوافق</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وولي</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الأمر</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أو</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الوصي</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القانوني</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على</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جمع</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ومعالجة</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هذه</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البيانات</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الشخصية</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ويقر</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بأنه</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يجوز</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استخدامها</w:t>
            </w:r>
            <w:r w:rsidR="00300889">
              <w:rPr>
                <w:rFonts w:hint="cs"/>
                <w:rtl/>
              </w:rPr>
              <w:t xml:space="preserve"> </w:t>
            </w:r>
            <w:r w:rsidR="00300889" w:rsidRPr="00E87AAC">
              <w:rPr>
                <w:rFonts w:hint="cs"/>
                <w:sz w:val="20"/>
                <w:szCs w:val="20"/>
                <w:rtl/>
              </w:rPr>
              <w:t>لأي</w:t>
            </w:r>
            <w:r w:rsidR="00300889" w:rsidRPr="00E87AAC">
              <w:rPr>
                <w:sz w:val="20"/>
                <w:szCs w:val="20"/>
                <w:rtl/>
              </w:rPr>
              <w:t xml:space="preserve"> </w:t>
            </w:r>
            <w:r w:rsidR="00300889" w:rsidRPr="00300889">
              <w:rPr>
                <w:rStyle w:val="FontStyle25"/>
                <w:rFonts w:ascii="Arial" w:hAnsi="Arial" w:cs="Arial" w:hint="cs"/>
                <w:b w:val="0"/>
                <w:bCs w:val="0"/>
                <w:sz w:val="20"/>
                <w:szCs w:val="20"/>
                <w:rtl/>
              </w:rPr>
              <w:t>غرض</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قانوني</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يتعلق</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بالمشاركة</w:t>
            </w:r>
            <w:r w:rsidR="00300889">
              <w:rPr>
                <w:rFonts w:hint="cs"/>
                <w:rtl/>
              </w:rPr>
              <w:t xml:space="preserve"> </w:t>
            </w:r>
            <w:r w:rsidR="00300889" w:rsidRPr="00300889">
              <w:rPr>
                <w:rStyle w:val="FontStyle25"/>
                <w:rFonts w:ascii="Arial" w:hAnsi="Arial" w:cs="Arial" w:hint="cs"/>
                <w:b w:val="0"/>
                <w:bCs w:val="0"/>
                <w:sz w:val="20"/>
                <w:szCs w:val="20"/>
                <w:rtl/>
              </w:rPr>
              <w:t>وفي</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أي</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وقت</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دون</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الحاجة</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لأية</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موافقة</w:t>
            </w:r>
            <w:r w:rsidR="00300889" w:rsidRPr="00300889">
              <w:rPr>
                <w:rStyle w:val="FontStyle25"/>
                <w:rFonts w:ascii="Arial" w:hAnsi="Arial" w:cs="Arial"/>
                <w:b w:val="0"/>
                <w:bCs w:val="0"/>
                <w:sz w:val="20"/>
                <w:szCs w:val="20"/>
                <w:rtl/>
              </w:rPr>
              <w:t xml:space="preserve"> </w:t>
            </w:r>
            <w:r w:rsidR="00300889" w:rsidRPr="00300889">
              <w:rPr>
                <w:rStyle w:val="FontStyle25"/>
                <w:rFonts w:ascii="Arial" w:hAnsi="Arial" w:cs="Arial" w:hint="cs"/>
                <w:b w:val="0"/>
                <w:bCs w:val="0"/>
                <w:sz w:val="20"/>
                <w:szCs w:val="20"/>
                <w:rtl/>
              </w:rPr>
              <w:t>إضافية</w:t>
            </w:r>
            <w:r w:rsidR="00300889">
              <w:rPr>
                <w:rStyle w:val="FontStyle25"/>
                <w:rFonts w:ascii="Arial" w:hAnsi="Arial" w:cs="Arial" w:hint="cs"/>
                <w:b w:val="0"/>
                <w:bCs w:val="0"/>
                <w:sz w:val="20"/>
                <w:szCs w:val="20"/>
                <w:rtl/>
              </w:rPr>
              <w:t>،</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من</w:t>
            </w:r>
            <w:r w:rsidRPr="000C4D89">
              <w:rPr>
                <w:rStyle w:val="FontStyle25"/>
                <w:rFonts w:ascii="Arial" w:hAnsi="Arial" w:cs="Arial"/>
                <w:b w:val="0"/>
                <w:bCs w:val="0"/>
                <w:sz w:val="20"/>
                <w:szCs w:val="20"/>
                <w:rtl/>
              </w:rPr>
              <w:t xml:space="preserve"> </w:t>
            </w:r>
            <w:r w:rsidRPr="000C4D89">
              <w:rPr>
                <w:rStyle w:val="FontStyle25"/>
                <w:rFonts w:ascii="Arial" w:hAnsi="Arial" w:cs="Arial" w:hint="cs"/>
                <w:b w:val="0"/>
                <w:bCs w:val="0"/>
                <w:sz w:val="20"/>
                <w:szCs w:val="20"/>
                <w:rtl/>
              </w:rPr>
              <w:t>قبل</w:t>
            </w:r>
            <w:r>
              <w:rPr>
                <w:rStyle w:val="FontStyle25"/>
                <w:rFonts w:ascii="Arial" w:hAnsi="Arial" w:cs="Arial" w:hint="cs"/>
                <w:b w:val="0"/>
                <w:bCs w:val="0"/>
                <w:sz w:val="20"/>
                <w:szCs w:val="20"/>
                <w:rtl/>
              </w:rPr>
              <w:t xml:space="preserve"> اللجنة العليا و</w:t>
            </w:r>
            <w:r w:rsidR="00DD492A">
              <w:rPr>
                <w:rStyle w:val="FontStyle25"/>
                <w:rFonts w:ascii="Arial" w:hAnsi="Arial" w:cs="Arial" w:hint="cs"/>
                <w:b w:val="0"/>
                <w:bCs w:val="0"/>
                <w:sz w:val="20"/>
                <w:szCs w:val="20"/>
                <w:rtl/>
              </w:rPr>
              <w:t xml:space="preserve">يويفا وكونميبول </w:t>
            </w:r>
            <w:r w:rsidR="00137945" w:rsidRPr="00137945">
              <w:rPr>
                <w:rStyle w:val="FontStyle25"/>
                <w:rFonts w:ascii="Arial" w:hAnsi="Arial" w:cs="Arial"/>
                <w:b w:val="0"/>
                <w:bCs w:val="0"/>
                <w:sz w:val="20"/>
                <w:szCs w:val="20"/>
                <w:rtl/>
              </w:rPr>
              <w:t>والشركات التابعة لهم والهيئات ذات الصلة في دولة قطر</w:t>
            </w:r>
            <w:r w:rsidR="00EE7601">
              <w:rPr>
                <w:rStyle w:val="FontStyle25"/>
                <w:rFonts w:ascii="Arial" w:hAnsi="Arial" w:cs="Arial" w:hint="cs"/>
                <w:b w:val="0"/>
                <w:bCs w:val="0"/>
                <w:sz w:val="20"/>
                <w:szCs w:val="20"/>
                <w:rtl/>
              </w:rPr>
              <w:t>، و</w:t>
            </w:r>
            <w:r w:rsidR="00137945" w:rsidRPr="00137945">
              <w:rPr>
                <w:rStyle w:val="FontStyle25"/>
                <w:rFonts w:ascii="Arial" w:hAnsi="Arial" w:cs="Arial"/>
                <w:b w:val="0"/>
                <w:bCs w:val="0"/>
                <w:sz w:val="20"/>
                <w:szCs w:val="20"/>
                <w:rtl/>
              </w:rPr>
              <w:t>الأطراف</w:t>
            </w:r>
            <w:r w:rsidR="00EE7601">
              <w:rPr>
                <w:rStyle w:val="FontStyle25"/>
                <w:rFonts w:ascii="Arial" w:hAnsi="Arial" w:cs="Arial" w:hint="cs"/>
                <w:b w:val="0"/>
                <w:bCs w:val="0"/>
                <w:sz w:val="20"/>
                <w:szCs w:val="20"/>
                <w:rtl/>
              </w:rPr>
              <w:t xml:space="preserve"> الخارجية</w:t>
            </w:r>
            <w:r w:rsidR="00137945" w:rsidRPr="00137945">
              <w:rPr>
                <w:rStyle w:val="FontStyle25"/>
                <w:rFonts w:ascii="Arial" w:hAnsi="Arial" w:cs="Arial"/>
                <w:b w:val="0"/>
                <w:bCs w:val="0"/>
                <w:sz w:val="20"/>
                <w:szCs w:val="20"/>
                <w:rtl/>
              </w:rPr>
              <w:t xml:space="preserve"> المُختارين بعناية.</w:t>
            </w:r>
          </w:p>
        </w:tc>
      </w:tr>
      <w:tr w:rsidR="00B94473" w14:paraId="1156D99F" w14:textId="77777777" w:rsidTr="001470EC">
        <w:trPr>
          <w:ins w:id="44" w:author="Dana Mamoun Nazir Balqar" w:date="2026-03-05T20:49:00Z"/>
        </w:trPr>
        <w:tc>
          <w:tcPr>
            <w:tcW w:w="4770" w:type="dxa"/>
          </w:tcPr>
          <w:p w14:paraId="2BF661CB" w14:textId="77777777" w:rsidR="00B94473" w:rsidRPr="00B94473" w:rsidRDefault="00B94473" w:rsidP="00B94473">
            <w:pPr>
              <w:pStyle w:val="Style2"/>
              <w:widowControl/>
              <w:spacing w:before="120" w:after="120"/>
              <w:jc w:val="both"/>
              <w:rPr>
                <w:ins w:id="45" w:author="Dana Mamoun Nazir Balqar" w:date="2026-03-05T20:49:00Z" w16du:dateUtc="2026-03-05T17:49:00Z"/>
                <w:rFonts w:cs="Calibri"/>
                <w:bCs/>
                <w:color w:val="000000"/>
                <w:sz w:val="20"/>
                <w:szCs w:val="20"/>
                <w:lang w:bidi="en-US"/>
              </w:rPr>
            </w:pPr>
            <w:ins w:id="46" w:author="Dana Mamoun Nazir Balqar" w:date="2026-03-05T20:49:00Z" w16du:dateUtc="2026-03-05T17:49:00Z">
              <w:r w:rsidRPr="00B94473">
                <w:rPr>
                  <w:rFonts w:cs="Calibri"/>
                  <w:bCs/>
                  <w:color w:val="000000"/>
                  <w:sz w:val="20"/>
                  <w:szCs w:val="20"/>
                  <w:lang w:bidi="en-US"/>
                </w:rPr>
                <w:t xml:space="preserve">Personal Data will be retained for up to three (3) months following completion of </w:t>
              </w:r>
              <w:r w:rsidR="00007E32">
                <w:rPr>
                  <w:rFonts w:cs="Calibri"/>
                  <w:bCs/>
                  <w:color w:val="000000"/>
                  <w:sz w:val="20"/>
                  <w:szCs w:val="20"/>
                  <w:lang w:val="en-US" w:bidi="en-US"/>
                </w:rPr>
                <w:t>QFF</w:t>
              </w:r>
              <w:r w:rsidRPr="00B94473">
                <w:rPr>
                  <w:rFonts w:cs="Calibri"/>
                  <w:bCs/>
                  <w:color w:val="000000"/>
                  <w:sz w:val="20"/>
                  <w:szCs w:val="20"/>
                  <w:lang w:bidi="en-US"/>
                </w:rPr>
                <w:t>, after which it will be securely deleted or anonymised, unless a longer retention period is mandated by law.</w:t>
              </w:r>
            </w:ins>
          </w:p>
        </w:tc>
        <w:tc>
          <w:tcPr>
            <w:tcW w:w="4855" w:type="dxa"/>
          </w:tcPr>
          <w:p w14:paraId="26128609" w14:textId="77777777" w:rsidR="00007E32" w:rsidRPr="00007E32" w:rsidRDefault="00007E32" w:rsidP="00007E32">
            <w:pPr>
              <w:pStyle w:val="ListParagraph"/>
              <w:spacing w:before="120" w:after="120"/>
              <w:rPr>
                <w:ins w:id="47" w:author="Dana Mamoun Nazir Balqar" w:date="2026-03-05T20:49:00Z" w16du:dateUtc="2026-03-05T17:49:00Z"/>
                <w:rStyle w:val="FontStyle25"/>
                <w:rFonts w:ascii="Arial" w:hAnsi="Arial" w:cs="Arial"/>
                <w:b w:val="0"/>
                <w:bCs w:val="0"/>
                <w:sz w:val="20"/>
                <w:szCs w:val="20"/>
                <w:rtl/>
              </w:rPr>
            </w:pPr>
          </w:p>
          <w:p w14:paraId="2FACC037" w14:textId="77777777" w:rsidR="00B94473" w:rsidRPr="00007E32" w:rsidRDefault="00007E32" w:rsidP="00007E32">
            <w:pPr>
              <w:pStyle w:val="ListParagraph"/>
              <w:bidi/>
              <w:spacing w:before="120" w:after="120"/>
              <w:ind w:left="0"/>
              <w:jc w:val="both"/>
              <w:rPr>
                <w:ins w:id="48" w:author="Dana Mamoun Nazir Balqar" w:date="2026-03-05T20:49:00Z" w16du:dateUtc="2026-03-05T17:49:00Z"/>
                <w:rStyle w:val="FontStyle25"/>
                <w:rFonts w:ascii="Arial" w:hAnsi="Arial" w:cs="Arial"/>
                <w:b w:val="0"/>
                <w:bCs w:val="0"/>
                <w:sz w:val="20"/>
                <w:szCs w:val="20"/>
                <w:rtl/>
              </w:rPr>
            </w:pPr>
            <w:ins w:id="49" w:author="Dana Mamoun Nazir Balqar" w:date="2026-03-05T20:49:00Z" w16du:dateUtc="2026-03-05T17:49:00Z">
              <w:r w:rsidRPr="00007E32">
                <w:rPr>
                  <w:rStyle w:val="FontStyle25"/>
                  <w:rFonts w:ascii="Arial" w:hAnsi="Arial" w:cs="Arial" w:hint="cs"/>
                  <w:b w:val="0"/>
                  <w:bCs w:val="0"/>
                  <w:sz w:val="20"/>
                  <w:szCs w:val="20"/>
                  <w:rtl/>
                </w:rPr>
                <w:t>سيتم</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الاحتفاظ</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بالبيانات</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الشخصية</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لمدة</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تصل</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إلى</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ثلاثة</w:t>
              </w:r>
              <w:r w:rsidRPr="00007E32">
                <w:rPr>
                  <w:rStyle w:val="FontStyle25"/>
                  <w:rFonts w:ascii="Arial" w:hAnsi="Arial" w:cs="Arial"/>
                  <w:b w:val="0"/>
                  <w:bCs w:val="0"/>
                  <w:sz w:val="20"/>
                  <w:szCs w:val="20"/>
                  <w:rtl/>
                </w:rPr>
                <w:t xml:space="preserve"> (3) </w:t>
              </w:r>
              <w:r w:rsidRPr="00007E32">
                <w:rPr>
                  <w:rStyle w:val="FontStyle25"/>
                  <w:rFonts w:ascii="Arial" w:hAnsi="Arial" w:cs="Arial" w:hint="cs"/>
                  <w:b w:val="0"/>
                  <w:bCs w:val="0"/>
                  <w:sz w:val="20"/>
                  <w:szCs w:val="20"/>
                  <w:rtl/>
                </w:rPr>
                <w:t>أشهر</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بعد</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اكتمال</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مهرجان</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قطر</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لكرة</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القدم،</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وبعد</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ذلك</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سيتم</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حذفها</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أو</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إخفاء</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هويتها</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بشكل</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آمن،</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ما</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لم</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يفرض</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القانون</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فترة</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احتفاظ</w:t>
              </w:r>
              <w:r w:rsidRPr="00007E32">
                <w:rPr>
                  <w:rStyle w:val="FontStyle25"/>
                  <w:rFonts w:ascii="Arial" w:hAnsi="Arial" w:cs="Arial"/>
                  <w:b w:val="0"/>
                  <w:bCs w:val="0"/>
                  <w:sz w:val="20"/>
                  <w:szCs w:val="20"/>
                  <w:rtl/>
                </w:rPr>
                <w:t xml:space="preserve"> </w:t>
              </w:r>
              <w:r w:rsidRPr="00007E32">
                <w:rPr>
                  <w:rStyle w:val="FontStyle25"/>
                  <w:rFonts w:ascii="Arial" w:hAnsi="Arial" w:cs="Arial" w:hint="cs"/>
                  <w:b w:val="0"/>
                  <w:bCs w:val="0"/>
                  <w:sz w:val="20"/>
                  <w:szCs w:val="20"/>
                  <w:rtl/>
                </w:rPr>
                <w:t>أطول</w:t>
              </w:r>
              <w:r w:rsidRPr="00007E32">
                <w:rPr>
                  <w:rStyle w:val="FontStyle25"/>
                  <w:rFonts w:ascii="Arial" w:hAnsi="Arial" w:cs="Arial"/>
                  <w:b w:val="0"/>
                  <w:bCs w:val="0"/>
                  <w:sz w:val="20"/>
                  <w:szCs w:val="20"/>
                  <w:rtl/>
                </w:rPr>
                <w:t>.</w:t>
              </w:r>
            </w:ins>
          </w:p>
        </w:tc>
      </w:tr>
      <w:tr w:rsidR="00C5733B" w14:paraId="49E0E67B" w14:textId="77777777" w:rsidTr="00BE1178">
        <w:tc>
          <w:tcPr>
            <w:tcW w:w="4770" w:type="dxa"/>
          </w:tcPr>
          <w:p w14:paraId="78B0259D" w14:textId="11FDA076" w:rsidR="00C5733B" w:rsidRPr="001143F8" w:rsidRDefault="00D63BA6" w:rsidP="002B2C54">
            <w:pPr>
              <w:pStyle w:val="Style2"/>
              <w:widowControl/>
              <w:spacing w:before="120" w:after="120"/>
              <w:rPr>
                <w:rFonts w:cs="Calibri"/>
                <w:bCs/>
                <w:color w:val="000000"/>
                <w:sz w:val="20"/>
                <w:szCs w:val="20"/>
                <w:lang w:val="en-US" w:bidi="en-US"/>
              </w:rPr>
            </w:pPr>
            <w:r w:rsidRPr="001143F8">
              <w:rPr>
                <w:rFonts w:cs="Calibri"/>
                <w:bCs/>
                <w:color w:val="000000"/>
                <w:sz w:val="20"/>
                <w:szCs w:val="20"/>
                <w:lang w:val="en-US" w:bidi="en-US"/>
              </w:rPr>
              <w:t xml:space="preserve">By signing this form, the Parent/Legal Guardian </w:t>
            </w:r>
            <w:r w:rsidR="00A701A0">
              <w:rPr>
                <w:rFonts w:cs="Calibri"/>
                <w:bCs/>
                <w:color w:val="000000"/>
                <w:sz w:val="20"/>
                <w:szCs w:val="20"/>
                <w:lang w:val="en-US" w:bidi="en-US"/>
              </w:rPr>
              <w:t>confirms</w:t>
            </w:r>
            <w:r w:rsidRPr="001143F8">
              <w:rPr>
                <w:rFonts w:cs="Calibri"/>
                <w:bCs/>
                <w:color w:val="000000"/>
                <w:sz w:val="20"/>
                <w:szCs w:val="20"/>
                <w:lang w:val="en-US" w:bidi="en-US"/>
              </w:rPr>
              <w:t xml:space="preserve"> that:</w:t>
            </w:r>
          </w:p>
        </w:tc>
        <w:tc>
          <w:tcPr>
            <w:tcW w:w="4855" w:type="dxa"/>
          </w:tcPr>
          <w:p w14:paraId="189FEA01" w14:textId="15AA7F2F" w:rsidR="00C5733B" w:rsidRPr="00D63BA6" w:rsidRDefault="00D63BA6" w:rsidP="002B2C54">
            <w:pPr>
              <w:bidi/>
              <w:spacing w:before="120" w:after="120"/>
              <w:rPr>
                <w:rFonts w:asciiTheme="minorBidi" w:hAnsiTheme="minorBidi" w:cs="Arial"/>
                <w:color w:val="000000"/>
                <w:sz w:val="20"/>
                <w:szCs w:val="20"/>
                <w:lang w:bidi="ar-QA"/>
              </w:rPr>
            </w:pPr>
            <w:r w:rsidRPr="00D63BA6">
              <w:rPr>
                <w:rFonts w:asciiTheme="minorBidi" w:hAnsiTheme="minorBidi" w:cs="Arial" w:hint="cs"/>
                <w:color w:val="000000"/>
                <w:sz w:val="20"/>
                <w:szCs w:val="20"/>
                <w:rtl/>
                <w:lang w:bidi="ar-QA"/>
              </w:rPr>
              <w:t>بتوقيع</w:t>
            </w:r>
            <w:r w:rsidRPr="00D63BA6">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هذا</w:t>
            </w:r>
            <w:r w:rsidRPr="00D63BA6">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النموذج،</w:t>
            </w:r>
            <w:r w:rsidRPr="00D63BA6">
              <w:rPr>
                <w:rFonts w:asciiTheme="minorBidi" w:hAnsiTheme="minorBidi" w:cs="Arial"/>
                <w:color w:val="000000"/>
                <w:sz w:val="20"/>
                <w:szCs w:val="20"/>
                <w:rtl/>
                <w:lang w:bidi="ar-QA"/>
              </w:rPr>
              <w:t xml:space="preserve"> </w:t>
            </w:r>
            <w:r w:rsidR="0046763A" w:rsidRPr="0046763A">
              <w:rPr>
                <w:rFonts w:asciiTheme="minorBidi" w:hAnsiTheme="minorBidi" w:cs="Arial" w:hint="cs"/>
                <w:color w:val="000000"/>
                <w:sz w:val="20"/>
                <w:szCs w:val="20"/>
                <w:rtl/>
                <w:lang w:bidi="ar-QA"/>
              </w:rPr>
              <w:t>يؤكد</w:t>
            </w:r>
            <w:r w:rsidR="0046763A" w:rsidRPr="0046763A">
              <w:rPr>
                <w:rFonts w:asciiTheme="minorBidi" w:hAnsiTheme="minorBidi" w:cs="Arial"/>
                <w:color w:val="000000"/>
                <w:sz w:val="20"/>
                <w:szCs w:val="20"/>
                <w:rtl/>
                <w:lang w:bidi="ar-QA"/>
              </w:rPr>
              <w:t xml:space="preserve"> </w:t>
            </w:r>
            <w:r w:rsidR="0046763A" w:rsidRPr="0046763A">
              <w:rPr>
                <w:rFonts w:asciiTheme="minorBidi" w:hAnsiTheme="minorBidi" w:cs="Arial" w:hint="cs"/>
                <w:color w:val="000000"/>
                <w:sz w:val="20"/>
                <w:szCs w:val="20"/>
                <w:rtl/>
                <w:lang w:bidi="ar-QA"/>
              </w:rPr>
              <w:t>ولي</w:t>
            </w:r>
            <w:r w:rsidR="0046763A" w:rsidRPr="0046763A">
              <w:rPr>
                <w:rFonts w:asciiTheme="minorBidi" w:hAnsiTheme="minorBidi" w:cs="Arial"/>
                <w:color w:val="000000"/>
                <w:sz w:val="20"/>
                <w:szCs w:val="20"/>
                <w:rtl/>
                <w:lang w:bidi="ar-QA"/>
              </w:rPr>
              <w:t xml:space="preserve"> </w:t>
            </w:r>
            <w:r w:rsidR="0046763A" w:rsidRPr="0046763A">
              <w:rPr>
                <w:rFonts w:asciiTheme="minorBidi" w:hAnsiTheme="minorBidi" w:cs="Arial" w:hint="cs"/>
                <w:color w:val="000000"/>
                <w:sz w:val="20"/>
                <w:szCs w:val="20"/>
                <w:rtl/>
                <w:lang w:bidi="ar-QA"/>
              </w:rPr>
              <w:t>الأمر</w:t>
            </w:r>
            <w:r w:rsidR="0046763A" w:rsidRPr="0046763A">
              <w:rPr>
                <w:rFonts w:asciiTheme="minorBidi" w:hAnsiTheme="minorBidi" w:cs="Arial"/>
                <w:color w:val="000000"/>
                <w:sz w:val="20"/>
                <w:szCs w:val="20"/>
                <w:rtl/>
                <w:lang w:bidi="ar-QA"/>
              </w:rPr>
              <w:t xml:space="preserve"> </w:t>
            </w:r>
            <w:r w:rsidR="0046763A" w:rsidRPr="0046763A">
              <w:rPr>
                <w:rFonts w:asciiTheme="minorBidi" w:hAnsiTheme="minorBidi" w:cs="Arial" w:hint="cs"/>
                <w:color w:val="000000"/>
                <w:sz w:val="20"/>
                <w:szCs w:val="20"/>
                <w:rtl/>
                <w:lang w:bidi="ar-QA"/>
              </w:rPr>
              <w:t>أو</w:t>
            </w:r>
            <w:r w:rsidR="0046763A" w:rsidRPr="0046763A">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الوصي</w:t>
            </w:r>
            <w:r w:rsidRPr="00D63BA6">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القانوني</w:t>
            </w:r>
            <w:r w:rsidRPr="00D63BA6">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على</w:t>
            </w:r>
            <w:r w:rsidRPr="00D63BA6">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ما</w:t>
            </w:r>
            <w:r w:rsidRPr="00D63BA6">
              <w:rPr>
                <w:rFonts w:asciiTheme="minorBidi" w:hAnsiTheme="minorBidi" w:cs="Arial"/>
                <w:color w:val="000000"/>
                <w:sz w:val="20"/>
                <w:szCs w:val="20"/>
                <w:rtl/>
                <w:lang w:bidi="ar-QA"/>
              </w:rPr>
              <w:t xml:space="preserve"> </w:t>
            </w:r>
            <w:r w:rsidRPr="00D63BA6">
              <w:rPr>
                <w:rFonts w:asciiTheme="minorBidi" w:hAnsiTheme="minorBidi" w:cs="Arial" w:hint="cs"/>
                <w:color w:val="000000"/>
                <w:sz w:val="20"/>
                <w:szCs w:val="20"/>
                <w:rtl/>
                <w:lang w:bidi="ar-QA"/>
              </w:rPr>
              <w:t>يلي</w:t>
            </w:r>
            <w:r w:rsidRPr="00D63BA6">
              <w:rPr>
                <w:rFonts w:asciiTheme="minorBidi" w:hAnsiTheme="minorBidi" w:cs="Arial"/>
                <w:color w:val="000000"/>
                <w:sz w:val="20"/>
                <w:szCs w:val="20"/>
                <w:rtl/>
                <w:lang w:bidi="ar-QA"/>
              </w:rPr>
              <w:t>:</w:t>
            </w:r>
          </w:p>
        </w:tc>
      </w:tr>
      <w:tr w:rsidR="00C5733B" w14:paraId="0FD47BC4" w14:textId="77777777" w:rsidTr="00BE1178">
        <w:tc>
          <w:tcPr>
            <w:tcW w:w="4770" w:type="dxa"/>
          </w:tcPr>
          <w:p w14:paraId="0DDAFB98" w14:textId="43F89EF4" w:rsidR="00C5733B" w:rsidRPr="001143F8" w:rsidRDefault="00A701A0" w:rsidP="002B2C54">
            <w:pPr>
              <w:pStyle w:val="ListParagraph"/>
              <w:numPr>
                <w:ilvl w:val="0"/>
                <w:numId w:val="4"/>
              </w:numPr>
              <w:spacing w:before="120" w:after="120"/>
              <w:jc w:val="both"/>
              <w:rPr>
                <w:rFonts w:ascii="Calibri" w:hAnsi="Calibri" w:cs="Calibri"/>
                <w:sz w:val="20"/>
                <w:szCs w:val="20"/>
              </w:rPr>
            </w:pPr>
            <w:r>
              <w:rPr>
                <w:rFonts w:ascii="Calibri" w:hAnsi="Calibri" w:cs="Calibri"/>
                <w:bCs/>
                <w:color w:val="000000"/>
                <w:sz w:val="20"/>
                <w:szCs w:val="20"/>
                <w:lang w:bidi="en-US"/>
              </w:rPr>
              <w:t>all</w:t>
            </w:r>
            <w:r w:rsidR="00D63BA6" w:rsidRPr="001143F8">
              <w:rPr>
                <w:rFonts w:ascii="Calibri" w:hAnsi="Calibri" w:cs="Calibri"/>
                <w:bCs/>
                <w:color w:val="000000"/>
                <w:sz w:val="20"/>
                <w:szCs w:val="20"/>
                <w:lang w:bidi="en-US"/>
              </w:rPr>
              <w:t xml:space="preserve"> Personal Data provided </w:t>
            </w:r>
            <w:r>
              <w:rPr>
                <w:rFonts w:ascii="Calibri" w:hAnsi="Calibri" w:cs="Calibri"/>
                <w:bCs/>
                <w:color w:val="000000"/>
                <w:sz w:val="20"/>
                <w:szCs w:val="20"/>
                <w:lang w:bidi="en-US"/>
              </w:rPr>
              <w:t>is accurate</w:t>
            </w:r>
            <w:r w:rsidR="00D63BA6" w:rsidRPr="001143F8">
              <w:rPr>
                <w:rFonts w:ascii="Calibri" w:hAnsi="Calibri" w:cs="Calibri"/>
                <w:bCs/>
                <w:color w:val="000000"/>
                <w:sz w:val="20"/>
                <w:szCs w:val="20"/>
                <w:lang w:bidi="en-US"/>
              </w:rPr>
              <w:t>;</w:t>
            </w:r>
          </w:p>
        </w:tc>
        <w:tc>
          <w:tcPr>
            <w:tcW w:w="4855" w:type="dxa"/>
          </w:tcPr>
          <w:p w14:paraId="24F2C0A0" w14:textId="66586670" w:rsidR="00C5733B" w:rsidRPr="00D63BA6" w:rsidRDefault="00D63BA6" w:rsidP="002B2C54">
            <w:pPr>
              <w:pStyle w:val="ListParagraph"/>
              <w:numPr>
                <w:ilvl w:val="0"/>
                <w:numId w:val="4"/>
              </w:numPr>
              <w:bidi/>
              <w:spacing w:before="120" w:after="120"/>
              <w:rPr>
                <w:rFonts w:asciiTheme="minorBidi" w:hAnsiTheme="minorBidi"/>
                <w:b/>
                <w:bCs/>
                <w:color w:val="000000"/>
                <w:sz w:val="20"/>
                <w:szCs w:val="20"/>
                <w:rtl/>
                <w:lang w:bidi="ar-QA"/>
              </w:rPr>
            </w:pPr>
            <w:r w:rsidRPr="00D63BA6">
              <w:rPr>
                <w:rStyle w:val="FontStyle25"/>
                <w:rFonts w:asciiTheme="minorBidi" w:hAnsiTheme="minorBidi" w:cstheme="minorBidi"/>
                <w:b w:val="0"/>
                <w:bCs w:val="0"/>
                <w:sz w:val="20"/>
                <w:szCs w:val="20"/>
                <w:rtl/>
              </w:rPr>
              <w:t>أن</w:t>
            </w:r>
            <w:r w:rsidR="00300889">
              <w:rPr>
                <w:rStyle w:val="FontStyle25"/>
                <w:rFonts w:asciiTheme="minorBidi" w:hAnsiTheme="minorBidi" w:cstheme="minorBidi" w:hint="cs"/>
                <w:b w:val="0"/>
                <w:bCs w:val="0"/>
                <w:sz w:val="20"/>
                <w:szCs w:val="20"/>
                <w:rtl/>
              </w:rPr>
              <w:t xml:space="preserve"> جميع</w:t>
            </w:r>
            <w:r w:rsidRPr="00D63BA6">
              <w:rPr>
                <w:rStyle w:val="FontStyle25"/>
                <w:rFonts w:asciiTheme="minorBidi" w:hAnsiTheme="minorBidi" w:cstheme="minorBidi"/>
                <w:b w:val="0"/>
                <w:bCs w:val="0"/>
                <w:sz w:val="20"/>
                <w:szCs w:val="20"/>
                <w:rtl/>
              </w:rPr>
              <w:t xml:space="preserve"> البيانات الشخصية المُقدمة </w:t>
            </w:r>
            <w:r w:rsidR="00E87AAC" w:rsidRPr="00300889">
              <w:rPr>
                <w:rStyle w:val="FontStyle25"/>
                <w:rFonts w:asciiTheme="minorBidi" w:hAnsiTheme="minorBidi" w:cs="Arial" w:hint="cs"/>
                <w:b w:val="0"/>
                <w:bCs w:val="0"/>
                <w:sz w:val="20"/>
                <w:szCs w:val="20"/>
                <w:rtl/>
              </w:rPr>
              <w:t>دقيق</w:t>
            </w:r>
            <w:r w:rsidR="00E87AAC">
              <w:rPr>
                <w:rStyle w:val="FontStyle25"/>
                <w:rFonts w:asciiTheme="minorBidi" w:hAnsiTheme="minorBidi" w:cs="Arial" w:hint="cs"/>
                <w:b w:val="0"/>
                <w:bCs w:val="0"/>
                <w:sz w:val="20"/>
                <w:szCs w:val="20"/>
                <w:rtl/>
                <w:lang w:bidi="ar-QA"/>
              </w:rPr>
              <w:t>ة</w:t>
            </w:r>
            <w:r w:rsidR="00E87AAC" w:rsidRPr="00300889" w:rsidDel="00300889">
              <w:rPr>
                <w:rStyle w:val="FontStyle25"/>
                <w:rFonts w:asciiTheme="minorBidi" w:hAnsiTheme="minorBidi" w:cs="Arial" w:hint="cs"/>
                <w:b w:val="0"/>
                <w:bCs w:val="0"/>
                <w:sz w:val="20"/>
                <w:szCs w:val="20"/>
                <w:rtl/>
              </w:rPr>
              <w:t>؛</w:t>
            </w:r>
          </w:p>
        </w:tc>
      </w:tr>
      <w:tr w:rsidR="00C5733B" w14:paraId="11ADE9E5" w14:textId="77777777" w:rsidTr="00BE1178">
        <w:tc>
          <w:tcPr>
            <w:tcW w:w="4770" w:type="dxa"/>
          </w:tcPr>
          <w:p w14:paraId="1838E5EF" w14:textId="07B6442D" w:rsidR="00C5733B" w:rsidRPr="001143F8" w:rsidRDefault="00A701A0" w:rsidP="002B2C54">
            <w:pPr>
              <w:pStyle w:val="ListParagraph"/>
              <w:numPr>
                <w:ilvl w:val="0"/>
                <w:numId w:val="4"/>
              </w:numPr>
              <w:spacing w:before="120" w:after="120"/>
              <w:jc w:val="both"/>
              <w:rPr>
                <w:rFonts w:ascii="Calibri" w:hAnsi="Calibri" w:cs="Calibri"/>
                <w:sz w:val="20"/>
                <w:szCs w:val="20"/>
              </w:rPr>
            </w:pPr>
            <w:proofErr w:type="gramStart"/>
            <w:r>
              <w:rPr>
                <w:rFonts w:ascii="Calibri" w:hAnsi="Calibri" w:cs="Calibri"/>
                <w:bCs/>
                <w:color w:val="000000"/>
                <w:sz w:val="20"/>
                <w:szCs w:val="20"/>
                <w:lang w:bidi="en-US"/>
              </w:rPr>
              <w:t>they</w:t>
            </w:r>
            <w:proofErr w:type="gramEnd"/>
            <w:r>
              <w:rPr>
                <w:rFonts w:ascii="Calibri" w:hAnsi="Calibri" w:cs="Calibri"/>
                <w:bCs/>
                <w:color w:val="000000"/>
                <w:sz w:val="20"/>
                <w:szCs w:val="20"/>
                <w:lang w:bidi="en-US"/>
              </w:rPr>
              <w:t xml:space="preserve"> are </w:t>
            </w:r>
            <w:proofErr w:type="spellStart"/>
            <w:r w:rsidR="00D63BA6" w:rsidRPr="001143F8">
              <w:rPr>
                <w:rFonts w:ascii="Calibri" w:hAnsi="Calibri" w:cs="Calibri"/>
                <w:bCs/>
                <w:color w:val="000000"/>
                <w:sz w:val="20"/>
                <w:szCs w:val="20"/>
                <w:lang w:bidi="en-US"/>
              </w:rPr>
              <w:t>authorised</w:t>
            </w:r>
            <w:proofErr w:type="spellEnd"/>
            <w:r w:rsidR="00952C22">
              <w:rPr>
                <w:rFonts w:ascii="Calibri" w:hAnsi="Calibri" w:cs="Calibri"/>
                <w:bCs/>
                <w:color w:val="000000"/>
                <w:sz w:val="20"/>
                <w:szCs w:val="20"/>
                <w:lang w:bidi="en-US"/>
              </w:rPr>
              <w:t xml:space="preserve"> to provide the Personal Data of the Participant and themselves </w:t>
            </w:r>
            <w:r w:rsidR="00D63BA6" w:rsidRPr="001143F8">
              <w:rPr>
                <w:rFonts w:ascii="Calibri" w:hAnsi="Calibri" w:cs="Calibri"/>
                <w:bCs/>
                <w:color w:val="000000"/>
                <w:sz w:val="20"/>
                <w:szCs w:val="20"/>
                <w:lang w:bidi="en-US"/>
              </w:rPr>
              <w:t>(</w:t>
            </w:r>
            <w:r w:rsidR="00952C22">
              <w:rPr>
                <w:rFonts w:ascii="Calibri" w:hAnsi="Calibri" w:cs="Calibri"/>
                <w:bCs/>
                <w:color w:val="000000"/>
                <w:sz w:val="20"/>
                <w:szCs w:val="20"/>
                <w:lang w:bidi="en-US"/>
              </w:rPr>
              <w:t>together,</w:t>
            </w:r>
            <w:r w:rsidR="00D63BA6" w:rsidRPr="001143F8">
              <w:rPr>
                <w:rFonts w:ascii="Calibri" w:hAnsi="Calibri" w:cs="Calibri"/>
                <w:bCs/>
                <w:color w:val="000000"/>
                <w:sz w:val="20"/>
                <w:szCs w:val="20"/>
                <w:lang w:bidi="en-US"/>
              </w:rPr>
              <w:t xml:space="preserve"> the "Data Subject");</w:t>
            </w:r>
            <w:r w:rsidR="00FA6917">
              <w:rPr>
                <w:rFonts w:ascii="Calibri" w:hAnsi="Calibri" w:cs="Calibri"/>
                <w:bCs/>
                <w:color w:val="000000"/>
                <w:sz w:val="20"/>
                <w:szCs w:val="20"/>
                <w:lang w:bidi="en-US"/>
              </w:rPr>
              <w:t xml:space="preserve"> and</w:t>
            </w:r>
          </w:p>
        </w:tc>
        <w:tc>
          <w:tcPr>
            <w:tcW w:w="4855" w:type="dxa"/>
          </w:tcPr>
          <w:p w14:paraId="59D9C02A" w14:textId="7138AD09" w:rsidR="00C5733B" w:rsidRPr="00D63BA6" w:rsidRDefault="007D6A86" w:rsidP="00DD492A">
            <w:pPr>
              <w:pStyle w:val="ListParagraph"/>
              <w:numPr>
                <w:ilvl w:val="0"/>
                <w:numId w:val="4"/>
              </w:numPr>
              <w:bidi/>
              <w:spacing w:before="120" w:after="120"/>
              <w:jc w:val="both"/>
              <w:rPr>
                <w:rFonts w:asciiTheme="minorBidi" w:hAnsiTheme="minorBidi"/>
                <w:b/>
                <w:bCs/>
                <w:color w:val="000000"/>
                <w:sz w:val="20"/>
                <w:szCs w:val="20"/>
                <w:rtl/>
                <w:lang w:bidi="ar-QA"/>
              </w:rPr>
            </w:pPr>
            <w:r w:rsidRPr="007D6A86">
              <w:rPr>
                <w:rStyle w:val="FontStyle25"/>
                <w:rFonts w:asciiTheme="minorBidi" w:hAnsiTheme="minorBidi" w:cs="Arial" w:hint="cs"/>
                <w:b w:val="0"/>
                <w:bCs w:val="0"/>
                <w:sz w:val="20"/>
                <w:szCs w:val="20"/>
                <w:rtl/>
              </w:rPr>
              <w:t>أنهم</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مخولون</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لتقديم</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البيانات</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الشخصية</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للمشارك</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وبياناتهم</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الشخصية</w:t>
            </w:r>
            <w:r w:rsidRPr="007D6A86">
              <w:rPr>
                <w:rStyle w:val="FontStyle25"/>
                <w:rFonts w:asciiTheme="minorBidi" w:hAnsiTheme="minorBidi" w:cs="Arial"/>
                <w:b w:val="0"/>
                <w:bCs w:val="0"/>
                <w:sz w:val="20"/>
                <w:szCs w:val="20"/>
                <w:rtl/>
              </w:rPr>
              <w:t xml:space="preserve"> (</w:t>
            </w:r>
            <w:r w:rsidRPr="007D6A86">
              <w:rPr>
                <w:rStyle w:val="FontStyle25"/>
                <w:rFonts w:asciiTheme="minorBidi" w:hAnsiTheme="minorBidi" w:cs="Arial" w:hint="cs"/>
                <w:b w:val="0"/>
                <w:bCs w:val="0"/>
                <w:sz w:val="20"/>
                <w:szCs w:val="20"/>
                <w:rtl/>
              </w:rPr>
              <w:t>معًا،</w:t>
            </w:r>
            <w:r w:rsidRPr="007D6A86">
              <w:rPr>
                <w:rStyle w:val="FontStyle25"/>
                <w:rFonts w:asciiTheme="minorBidi" w:hAnsiTheme="minorBidi" w:cs="Arial"/>
                <w:b w:val="0"/>
                <w:bCs w:val="0"/>
                <w:sz w:val="20"/>
                <w:szCs w:val="20"/>
                <w:rtl/>
              </w:rPr>
              <w:t xml:space="preserve"> "</w:t>
            </w:r>
            <w:r w:rsidR="00DD492A">
              <w:rPr>
                <w:rStyle w:val="FontStyle25"/>
                <w:rFonts w:asciiTheme="minorBidi" w:hAnsiTheme="minorBidi" w:cs="Arial" w:hint="cs"/>
                <w:b w:val="0"/>
                <w:bCs w:val="0"/>
                <w:sz w:val="20"/>
                <w:szCs w:val="20"/>
                <w:rtl/>
              </w:rPr>
              <w:t>صاحب</w:t>
            </w:r>
            <w:r w:rsidR="00DD492A" w:rsidRPr="007D6A86">
              <w:rPr>
                <w:rStyle w:val="FontStyle25"/>
                <w:rFonts w:asciiTheme="minorBidi" w:hAnsiTheme="minorBidi" w:cs="Arial"/>
                <w:b w:val="0"/>
                <w:bCs w:val="0"/>
                <w:sz w:val="20"/>
                <w:szCs w:val="20"/>
                <w:rtl/>
              </w:rPr>
              <w:t xml:space="preserve"> </w:t>
            </w:r>
            <w:r w:rsidR="00EF1466">
              <w:rPr>
                <w:rStyle w:val="FontStyle25"/>
                <w:rFonts w:asciiTheme="minorBidi" w:hAnsiTheme="minorBidi" w:cs="Arial" w:hint="cs"/>
                <w:b w:val="0"/>
                <w:bCs w:val="0"/>
                <w:sz w:val="20"/>
                <w:szCs w:val="20"/>
                <w:rtl/>
              </w:rPr>
              <w:t>الب</w:t>
            </w:r>
            <w:r w:rsidRPr="007D6A86">
              <w:rPr>
                <w:rStyle w:val="FontStyle25"/>
                <w:rFonts w:asciiTheme="minorBidi" w:hAnsiTheme="minorBidi" w:cs="Arial" w:hint="cs"/>
                <w:b w:val="0"/>
                <w:bCs w:val="0"/>
                <w:sz w:val="20"/>
                <w:szCs w:val="20"/>
                <w:rtl/>
              </w:rPr>
              <w:t>يانات</w:t>
            </w:r>
            <w:r w:rsidRPr="007D6A86">
              <w:rPr>
                <w:rStyle w:val="FontStyle25"/>
                <w:rFonts w:asciiTheme="minorBidi" w:hAnsiTheme="minorBidi" w:cs="Arial"/>
                <w:b w:val="0"/>
                <w:bCs w:val="0"/>
                <w:sz w:val="20"/>
                <w:szCs w:val="20"/>
                <w:rtl/>
              </w:rPr>
              <w:t>")</w:t>
            </w:r>
            <w:r w:rsidR="00D63BA6" w:rsidRPr="00D63BA6">
              <w:rPr>
                <w:rStyle w:val="FontStyle25"/>
                <w:rFonts w:asciiTheme="minorBidi" w:hAnsiTheme="minorBidi" w:cstheme="minorBidi"/>
                <w:b w:val="0"/>
                <w:bCs w:val="0"/>
                <w:sz w:val="20"/>
                <w:szCs w:val="20"/>
                <w:rtl/>
              </w:rPr>
              <w:t>؛</w:t>
            </w:r>
          </w:p>
        </w:tc>
      </w:tr>
      <w:tr w:rsidR="00C5733B" w14:paraId="1926232A" w14:textId="77777777" w:rsidTr="00BE1178">
        <w:tc>
          <w:tcPr>
            <w:tcW w:w="4770" w:type="dxa"/>
          </w:tcPr>
          <w:p w14:paraId="5C3D4A10" w14:textId="52429C81" w:rsidR="00C5733B" w:rsidRPr="001143F8" w:rsidRDefault="00952C22" w:rsidP="002B2C54">
            <w:pPr>
              <w:pStyle w:val="ListParagraph"/>
              <w:numPr>
                <w:ilvl w:val="0"/>
                <w:numId w:val="4"/>
              </w:numPr>
              <w:spacing w:before="120" w:after="120"/>
              <w:jc w:val="both"/>
              <w:rPr>
                <w:rFonts w:ascii="Calibri" w:hAnsi="Calibri" w:cs="Calibri"/>
                <w:bCs/>
                <w:sz w:val="20"/>
                <w:szCs w:val="20"/>
              </w:rPr>
            </w:pPr>
            <w:proofErr w:type="gramStart"/>
            <w:r>
              <w:rPr>
                <w:rFonts w:ascii="Calibri" w:hAnsi="Calibri" w:cs="Calibri"/>
                <w:bCs/>
                <w:color w:val="000000"/>
                <w:sz w:val="20"/>
                <w:szCs w:val="20"/>
                <w:lang w:bidi="en-US"/>
              </w:rPr>
              <w:t>each</w:t>
            </w:r>
            <w:proofErr w:type="gramEnd"/>
            <w:r w:rsidR="00D63BA6" w:rsidRPr="001143F8">
              <w:rPr>
                <w:rFonts w:ascii="Calibri" w:hAnsi="Calibri" w:cs="Calibri"/>
                <w:bCs/>
                <w:color w:val="000000"/>
                <w:sz w:val="20"/>
                <w:szCs w:val="20"/>
                <w:lang w:bidi="en-US"/>
              </w:rPr>
              <w:t xml:space="preserve"> Data Subject has been informed</w:t>
            </w:r>
            <w:r>
              <w:rPr>
                <w:rFonts w:ascii="Calibri" w:hAnsi="Calibri" w:cs="Calibri"/>
                <w:bCs/>
                <w:color w:val="000000"/>
                <w:sz w:val="20"/>
                <w:szCs w:val="20"/>
                <w:lang w:bidi="en-US"/>
              </w:rPr>
              <w:t xml:space="preserve"> of, and agrees to, the</w:t>
            </w:r>
            <w:r w:rsidR="00D63BA6" w:rsidRPr="001143F8">
              <w:rPr>
                <w:rFonts w:ascii="Calibri" w:hAnsi="Calibri" w:cs="Calibri"/>
                <w:bCs/>
                <w:color w:val="000000"/>
                <w:sz w:val="20"/>
                <w:szCs w:val="20"/>
                <w:lang w:bidi="en-US"/>
              </w:rPr>
              <w:t xml:space="preserve"> processing of the Personal Data</w:t>
            </w:r>
            <w:r>
              <w:rPr>
                <w:rFonts w:ascii="Calibri" w:hAnsi="Calibri" w:cs="Calibri"/>
                <w:bCs/>
                <w:color w:val="000000"/>
                <w:sz w:val="20"/>
                <w:szCs w:val="20"/>
                <w:lang w:bidi="en-US"/>
              </w:rPr>
              <w:t xml:space="preserve"> in accordance with these Terms</w:t>
            </w:r>
            <w:r w:rsidR="00ED4AB0">
              <w:rPr>
                <w:rFonts w:ascii="Calibri" w:hAnsi="Calibri" w:cs="Calibri"/>
                <w:bCs/>
                <w:color w:val="000000"/>
                <w:sz w:val="20"/>
                <w:szCs w:val="20"/>
                <w:lang w:bidi="en-US"/>
              </w:rPr>
              <w:t>.</w:t>
            </w:r>
          </w:p>
        </w:tc>
        <w:tc>
          <w:tcPr>
            <w:tcW w:w="4855" w:type="dxa"/>
          </w:tcPr>
          <w:p w14:paraId="364F3EBA" w14:textId="08404581" w:rsidR="00C5733B" w:rsidRPr="00D63BA6" w:rsidRDefault="005F42C6" w:rsidP="00DD492A">
            <w:pPr>
              <w:pStyle w:val="ListParagraph"/>
              <w:numPr>
                <w:ilvl w:val="0"/>
                <w:numId w:val="4"/>
              </w:numPr>
              <w:bidi/>
              <w:spacing w:before="120" w:after="120"/>
              <w:jc w:val="both"/>
              <w:rPr>
                <w:rFonts w:asciiTheme="minorBidi" w:hAnsiTheme="minorBidi"/>
                <w:b/>
                <w:bCs/>
                <w:color w:val="000000"/>
                <w:sz w:val="20"/>
                <w:szCs w:val="20"/>
                <w:rtl/>
                <w:lang w:bidi="ar-QA"/>
              </w:rPr>
            </w:pPr>
            <w:r w:rsidRPr="005F42C6">
              <w:rPr>
                <w:rStyle w:val="FontStyle25"/>
                <w:rFonts w:asciiTheme="minorBidi" w:hAnsiTheme="minorBidi" w:cs="Arial" w:hint="cs"/>
                <w:b w:val="0"/>
                <w:bCs w:val="0"/>
                <w:sz w:val="20"/>
                <w:szCs w:val="20"/>
                <w:rtl/>
              </w:rPr>
              <w:t>كل</w:t>
            </w:r>
            <w:r w:rsidRPr="005F42C6">
              <w:rPr>
                <w:rStyle w:val="FontStyle25"/>
                <w:rFonts w:asciiTheme="minorBidi" w:hAnsiTheme="minorBidi" w:cs="Arial"/>
                <w:b w:val="0"/>
                <w:bCs w:val="0"/>
                <w:sz w:val="20"/>
                <w:szCs w:val="20"/>
                <w:rtl/>
              </w:rPr>
              <w:t xml:space="preserve"> </w:t>
            </w:r>
            <w:r w:rsidR="00DD492A">
              <w:rPr>
                <w:rStyle w:val="FontStyle25"/>
                <w:rFonts w:asciiTheme="minorBidi" w:hAnsiTheme="minorBidi" w:cs="Arial" w:hint="cs"/>
                <w:b w:val="0"/>
                <w:bCs w:val="0"/>
                <w:sz w:val="20"/>
                <w:szCs w:val="20"/>
                <w:rtl/>
              </w:rPr>
              <w:t>صاحب</w:t>
            </w:r>
            <w:r w:rsidR="00DD492A"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بيانات</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قد</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تم</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إبلاغه</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ويوافق</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على</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معالجة</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البيانات</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الشخصية</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وفقًا</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لهذه</w:t>
            </w:r>
            <w:r w:rsidRPr="005F42C6">
              <w:rPr>
                <w:rStyle w:val="FontStyle25"/>
                <w:rFonts w:asciiTheme="minorBidi" w:hAnsiTheme="minorBidi" w:cs="Arial"/>
                <w:b w:val="0"/>
                <w:bCs w:val="0"/>
                <w:sz w:val="20"/>
                <w:szCs w:val="20"/>
                <w:rtl/>
              </w:rPr>
              <w:t xml:space="preserve"> </w:t>
            </w:r>
            <w:r w:rsidRPr="005F42C6">
              <w:rPr>
                <w:rStyle w:val="FontStyle25"/>
                <w:rFonts w:asciiTheme="minorBidi" w:hAnsiTheme="minorBidi" w:cs="Arial" w:hint="cs"/>
                <w:b w:val="0"/>
                <w:bCs w:val="0"/>
                <w:sz w:val="20"/>
                <w:szCs w:val="20"/>
                <w:rtl/>
              </w:rPr>
              <w:t>الشروط</w:t>
            </w:r>
            <w:r w:rsidR="007D6A86">
              <w:rPr>
                <w:rStyle w:val="FontStyle25"/>
                <w:rFonts w:asciiTheme="minorBidi" w:hAnsiTheme="minorBidi" w:cs="Arial" w:hint="cs"/>
                <w:b w:val="0"/>
                <w:bCs w:val="0"/>
                <w:sz w:val="20"/>
                <w:szCs w:val="20"/>
                <w:rtl/>
              </w:rPr>
              <w:t>.</w:t>
            </w:r>
            <w:r w:rsidR="00D63BA6" w:rsidRPr="00D63BA6">
              <w:rPr>
                <w:rStyle w:val="FontStyle25"/>
                <w:rFonts w:asciiTheme="minorBidi" w:hAnsiTheme="minorBidi" w:cstheme="minorBidi"/>
                <w:b w:val="0"/>
                <w:bCs w:val="0"/>
                <w:sz w:val="20"/>
                <w:szCs w:val="20"/>
                <w:rtl/>
              </w:rPr>
              <w:t xml:space="preserve"> </w:t>
            </w:r>
          </w:p>
        </w:tc>
      </w:tr>
      <w:tr w:rsidR="00D63BA6" w14:paraId="0317B084" w14:textId="77777777" w:rsidTr="00BE1178">
        <w:tc>
          <w:tcPr>
            <w:tcW w:w="4770" w:type="dxa"/>
          </w:tcPr>
          <w:p w14:paraId="0031C22F" w14:textId="7D92402B" w:rsidR="00D63BA6" w:rsidRPr="007B6F26" w:rsidRDefault="00D63BA6" w:rsidP="007B6F26">
            <w:pPr>
              <w:pStyle w:val="Style2"/>
              <w:spacing w:before="120" w:after="120"/>
              <w:jc w:val="both"/>
              <w:rPr>
                <w:color w:val="000000"/>
                <w:sz w:val="20"/>
              </w:rPr>
            </w:pPr>
            <w:r w:rsidRPr="001143F8">
              <w:rPr>
                <w:rFonts w:cs="Calibri"/>
                <w:bCs/>
                <w:color w:val="000000"/>
                <w:sz w:val="20"/>
                <w:szCs w:val="20"/>
                <w:lang w:val="en-US" w:bidi="en-US"/>
              </w:rPr>
              <w:t xml:space="preserve">SC shall collect, store, process and retain </w:t>
            </w:r>
            <w:r w:rsidR="00153D98">
              <w:rPr>
                <w:rFonts w:cs="Calibri"/>
                <w:bCs/>
                <w:color w:val="000000"/>
                <w:sz w:val="20"/>
                <w:szCs w:val="20"/>
                <w:lang w:val="en-US" w:bidi="en-US"/>
              </w:rPr>
              <w:t>P</w:t>
            </w:r>
            <w:r w:rsidR="00153D98" w:rsidRPr="00153D98">
              <w:rPr>
                <w:rFonts w:cs="Calibri"/>
                <w:bCs/>
                <w:color w:val="000000"/>
                <w:sz w:val="20"/>
                <w:szCs w:val="20"/>
                <w:lang w:val="en-US" w:bidi="en-US"/>
              </w:rPr>
              <w:t xml:space="preserve">ersonal Data securely. </w:t>
            </w:r>
            <w:r w:rsidR="00153D98" w:rsidRPr="007B6F26">
              <w:rPr>
                <w:color w:val="000000"/>
                <w:sz w:val="20"/>
              </w:rPr>
              <w:t xml:space="preserve">Personal Data </w:t>
            </w:r>
            <w:ins w:id="50" w:author="Dana Mamoun Nazir Balqar" w:date="2026-03-05T20:49:00Z" w16du:dateUtc="2026-03-05T17:49:00Z">
              <w:r w:rsidR="00B94473" w:rsidRPr="00B94473">
                <w:rPr>
                  <w:rFonts w:cs="Calibri"/>
                  <w:bCs/>
                  <w:color w:val="000000"/>
                  <w:sz w:val="20"/>
                  <w:szCs w:val="20"/>
                  <w:lang w:bidi="en-US"/>
                </w:rPr>
                <w:t xml:space="preserve">will be stored securely and </w:t>
              </w:r>
            </w:ins>
            <w:r w:rsidR="00153D98" w:rsidRPr="007B6F26">
              <w:rPr>
                <w:color w:val="000000"/>
                <w:sz w:val="20"/>
              </w:rPr>
              <w:t xml:space="preserve">may be </w:t>
            </w:r>
            <w:ins w:id="51" w:author="Dana Mamoun Nazir Balqar" w:date="2026-03-05T20:49:00Z" w16du:dateUtc="2026-03-05T17:49:00Z">
              <w:r w:rsidR="00B94473" w:rsidRPr="00B94473">
                <w:rPr>
                  <w:rFonts w:cs="Calibri"/>
                  <w:bCs/>
                  <w:color w:val="000000"/>
                  <w:sz w:val="20"/>
                  <w:szCs w:val="20"/>
                  <w:lang w:bidi="en-US"/>
                </w:rPr>
                <w:t xml:space="preserve">transferred or </w:t>
              </w:r>
            </w:ins>
            <w:r w:rsidR="00153D98" w:rsidRPr="007B6F26">
              <w:rPr>
                <w:color w:val="000000"/>
                <w:sz w:val="20"/>
              </w:rPr>
              <w:t>stored in Qatar</w:t>
            </w:r>
            <w:ins w:id="52" w:author="Dana Mamoun Nazir Balqar" w:date="2026-03-05T20:49:00Z" w16du:dateUtc="2026-03-05T17:49:00Z">
              <w:r w:rsidR="00B94473" w:rsidRPr="00B94473">
                <w:rPr>
                  <w:rFonts w:cs="Calibri"/>
                  <w:bCs/>
                  <w:color w:val="000000"/>
                  <w:sz w:val="20"/>
                  <w:szCs w:val="20"/>
                  <w:lang w:bidi="en-US"/>
                </w:rPr>
                <w:t xml:space="preserve"> or other jurisdictions</w:t>
              </w:r>
            </w:ins>
            <w:del w:id="53" w:author="Dana Mamoun Nazir Balqar" w:date="2026-03-05T20:49:00Z" w16du:dateUtc="2026-03-05T17:49:00Z">
              <w:r w:rsidR="00153D98" w:rsidRPr="00153D98">
                <w:rPr>
                  <w:rFonts w:cs="Calibri"/>
                  <w:bCs/>
                  <w:color w:val="000000"/>
                  <w:sz w:val="20"/>
                  <w:szCs w:val="20"/>
                  <w:lang w:val="en-US" w:bidi="en-US"/>
                </w:rPr>
                <w:delText>, the European Economic Area, or transferred elsewhere</w:delText>
              </w:r>
            </w:del>
            <w:r w:rsidR="00153D98" w:rsidRPr="007B6F26">
              <w:rPr>
                <w:color w:val="000000"/>
                <w:sz w:val="20"/>
              </w:rPr>
              <w:t xml:space="preserve">, provided </w:t>
            </w:r>
            <w:ins w:id="54" w:author="Dana Mamoun Nazir Balqar" w:date="2026-03-05T20:49:00Z" w16du:dateUtc="2026-03-05T17:49:00Z">
              <w:r w:rsidR="00B94473" w:rsidRPr="00B94473">
                <w:rPr>
                  <w:rFonts w:cs="Calibri"/>
                  <w:bCs/>
                  <w:color w:val="000000"/>
                  <w:sz w:val="20"/>
                  <w:szCs w:val="20"/>
                  <w:lang w:bidi="en-US"/>
                </w:rPr>
                <w:t>that appropriate</w:t>
              </w:r>
            </w:ins>
            <w:del w:id="55" w:author="Dana Mamoun Nazir Balqar" w:date="2026-03-05T20:49:00Z" w16du:dateUtc="2026-03-05T17:49:00Z">
              <w:r w:rsidR="00153D98" w:rsidRPr="00153D98">
                <w:rPr>
                  <w:rFonts w:cs="Calibri"/>
                  <w:bCs/>
                  <w:color w:val="000000"/>
                  <w:sz w:val="20"/>
                  <w:szCs w:val="20"/>
                  <w:lang w:val="en-US" w:bidi="en-US"/>
                </w:rPr>
                <w:delText>reasonable</w:delText>
              </w:r>
            </w:del>
            <w:r w:rsidR="00153D98" w:rsidRPr="007B6F26">
              <w:rPr>
                <w:color w:val="000000"/>
                <w:sz w:val="20"/>
              </w:rPr>
              <w:t xml:space="preserve"> measures are taken to ensure </w:t>
            </w:r>
            <w:ins w:id="56" w:author="Dana Mamoun Nazir Balqar" w:date="2026-03-05T20:49:00Z" w16du:dateUtc="2026-03-05T17:49:00Z">
              <w:r w:rsidR="00B94473" w:rsidRPr="00B94473">
                <w:rPr>
                  <w:rFonts w:cs="Calibri"/>
                  <w:bCs/>
                  <w:color w:val="000000"/>
                  <w:sz w:val="20"/>
                  <w:szCs w:val="20"/>
                  <w:lang w:bidi="en-US"/>
                </w:rPr>
                <w:t>adequate</w:t>
              </w:r>
            </w:ins>
            <w:del w:id="57" w:author="Dana Mamoun Nazir Balqar" w:date="2026-03-05T20:49:00Z" w16du:dateUtc="2026-03-05T17:49:00Z">
              <w:r w:rsidR="00153D98" w:rsidRPr="00153D98">
                <w:rPr>
                  <w:rFonts w:cs="Calibri"/>
                  <w:bCs/>
                  <w:color w:val="000000"/>
                  <w:sz w:val="20"/>
                  <w:szCs w:val="20"/>
                  <w:lang w:val="en-US" w:bidi="en-US"/>
                </w:rPr>
                <w:delText>equivalent</w:delText>
              </w:r>
            </w:del>
            <w:r w:rsidR="00153D98" w:rsidRPr="007B6F26">
              <w:rPr>
                <w:color w:val="000000"/>
                <w:sz w:val="20"/>
              </w:rPr>
              <w:t xml:space="preserve"> protection</w:t>
            </w:r>
            <w:r w:rsidR="00153D98" w:rsidRPr="00153D98">
              <w:rPr>
                <w:rFonts w:cs="Calibri"/>
                <w:bCs/>
                <w:color w:val="000000"/>
                <w:sz w:val="20"/>
                <w:szCs w:val="20"/>
                <w:lang w:val="en-US" w:bidi="en-US"/>
              </w:rPr>
              <w:t xml:space="preserve">. Personal Data may also be shared with third parties, government authorities and/or </w:t>
            </w:r>
            <w:proofErr w:type="spellStart"/>
            <w:r w:rsidR="00153D98" w:rsidRPr="00153D98">
              <w:rPr>
                <w:rFonts w:cs="Calibri"/>
                <w:bCs/>
                <w:color w:val="000000"/>
                <w:sz w:val="20"/>
                <w:szCs w:val="20"/>
                <w:lang w:val="en-US" w:bidi="en-US"/>
              </w:rPr>
              <w:t>authorised</w:t>
            </w:r>
            <w:proofErr w:type="spellEnd"/>
            <w:r w:rsidR="00153D98" w:rsidRPr="00153D98">
              <w:rPr>
                <w:rFonts w:cs="Calibri"/>
                <w:bCs/>
                <w:color w:val="000000"/>
                <w:sz w:val="20"/>
                <w:szCs w:val="20"/>
                <w:lang w:val="en-US" w:bidi="en-US"/>
              </w:rPr>
              <w:t xml:space="preserve"> bodies where required by applicable law or for security reasons.</w:t>
            </w:r>
          </w:p>
        </w:tc>
        <w:tc>
          <w:tcPr>
            <w:tcW w:w="4855" w:type="dxa"/>
          </w:tcPr>
          <w:p w14:paraId="0FF347D7" w14:textId="6BA4E90E" w:rsidR="00D63BA6" w:rsidRPr="00D63BA6" w:rsidRDefault="00D63BA6" w:rsidP="00DD492A">
            <w:pPr>
              <w:bidi/>
              <w:spacing w:before="120" w:after="120"/>
              <w:jc w:val="both"/>
              <w:rPr>
                <w:rStyle w:val="FontStyle25"/>
                <w:rFonts w:asciiTheme="minorBidi" w:hAnsiTheme="minorBidi" w:cstheme="minorBidi"/>
                <w:b w:val="0"/>
                <w:bCs w:val="0"/>
                <w:sz w:val="20"/>
                <w:szCs w:val="20"/>
              </w:rPr>
            </w:pPr>
            <w:r w:rsidRPr="00D63BA6">
              <w:rPr>
                <w:rStyle w:val="FontStyle25"/>
                <w:rFonts w:ascii="Arial" w:hAnsi="Arial" w:cs="Arial" w:hint="cs"/>
                <w:b w:val="0"/>
                <w:bCs w:val="0"/>
                <w:sz w:val="20"/>
                <w:szCs w:val="20"/>
                <w:rtl/>
              </w:rPr>
              <w:t>ستجمع</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اللجنة</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العليا</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البيانات</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الشخصية</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وتخزنها</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وتُعالجها</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وتحتفظ</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بها</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بشكل</w:t>
            </w:r>
            <w:r w:rsidRPr="00D63BA6">
              <w:rPr>
                <w:rStyle w:val="FontStyle25"/>
                <w:rFonts w:asciiTheme="minorHAnsi" w:hAnsiTheme="minorHAnsi" w:cstheme="minorHAnsi"/>
                <w:b w:val="0"/>
                <w:bCs w:val="0"/>
                <w:sz w:val="20"/>
                <w:szCs w:val="20"/>
                <w:rtl/>
              </w:rPr>
              <w:t xml:space="preserve"> </w:t>
            </w:r>
            <w:r w:rsidRPr="00D63BA6">
              <w:rPr>
                <w:rStyle w:val="FontStyle25"/>
                <w:rFonts w:ascii="Arial" w:hAnsi="Arial" w:cs="Arial" w:hint="cs"/>
                <w:b w:val="0"/>
                <w:bCs w:val="0"/>
                <w:sz w:val="20"/>
                <w:szCs w:val="20"/>
                <w:rtl/>
              </w:rPr>
              <w:t>آمن</w:t>
            </w:r>
            <w:r w:rsidR="005F42C6">
              <w:rPr>
                <w:rStyle w:val="FontStyle25"/>
                <w:rFonts w:ascii="Arial" w:hAnsi="Arial" w:cs="Arial" w:hint="cs"/>
                <w:b w:val="0"/>
                <w:bCs w:val="0"/>
                <w:sz w:val="20"/>
                <w:szCs w:val="20"/>
                <w:rtl/>
              </w:rPr>
              <w:t xml:space="preserve">. </w:t>
            </w:r>
            <w:r w:rsidR="005F42C6" w:rsidRPr="000C41DE">
              <w:rPr>
                <w:rStyle w:val="FontStyle25"/>
                <w:rFonts w:asciiTheme="minorBidi" w:hAnsiTheme="minorBidi" w:cstheme="minorBidi"/>
                <w:b w:val="0"/>
                <w:bCs w:val="0"/>
                <w:sz w:val="20"/>
                <w:szCs w:val="20"/>
                <w:rtl/>
              </w:rPr>
              <w:t xml:space="preserve">يُمكن أن تُخزّن البيانات الشخصية وتُحفظ في قاعدة بيانات في دولة قطر أو </w:t>
            </w:r>
            <w:del w:id="58" w:author="Dana Mamoun Nazir Balqar" w:date="2026-03-05T20:56:00Z" w16du:dateUtc="2026-03-05T17:56:00Z">
              <w:r w:rsidR="005F42C6" w:rsidRPr="000C41DE" w:rsidDel="007B6F26">
                <w:rPr>
                  <w:rStyle w:val="FontStyle25"/>
                  <w:rFonts w:asciiTheme="minorBidi" w:hAnsiTheme="minorBidi" w:cstheme="minorBidi"/>
                  <w:b w:val="0"/>
                  <w:bCs w:val="0"/>
                  <w:sz w:val="20"/>
                  <w:szCs w:val="20"/>
                  <w:rtl/>
                </w:rPr>
                <w:delText>في المنطقة الاقتصادية الأوروبية</w:delText>
              </w:r>
              <w:r w:rsidR="00946BF9" w:rsidDel="007B6F26">
                <w:rPr>
                  <w:rStyle w:val="FontStyle25"/>
                  <w:rFonts w:asciiTheme="minorBidi" w:hAnsiTheme="minorBidi" w:cstheme="minorBidi" w:hint="cs"/>
                  <w:b w:val="0"/>
                  <w:bCs w:val="0"/>
                  <w:sz w:val="20"/>
                  <w:szCs w:val="20"/>
                  <w:rtl/>
                </w:rPr>
                <w:delText xml:space="preserve"> </w:delText>
              </w:r>
              <w:r w:rsidR="00DD492A" w:rsidDel="007B6F26">
                <w:rPr>
                  <w:rStyle w:val="FontStyle25"/>
                  <w:rFonts w:asciiTheme="minorBidi" w:hAnsiTheme="minorBidi" w:cstheme="minorBidi" w:hint="cs"/>
                  <w:b w:val="0"/>
                  <w:bCs w:val="0"/>
                  <w:sz w:val="20"/>
                  <w:szCs w:val="20"/>
                  <w:rtl/>
                </w:rPr>
                <w:delText xml:space="preserve">أو </w:delText>
              </w:r>
              <w:r w:rsidR="00946BF9" w:rsidRPr="00946BF9" w:rsidDel="007B6F26">
                <w:rPr>
                  <w:rStyle w:val="FontStyle25"/>
                  <w:rFonts w:asciiTheme="minorBidi" w:hAnsiTheme="minorBidi" w:cs="Arial" w:hint="cs"/>
                  <w:b w:val="0"/>
                  <w:bCs w:val="0"/>
                  <w:sz w:val="20"/>
                  <w:szCs w:val="20"/>
                  <w:rtl/>
                </w:rPr>
                <w:delText>نقلها</w:delText>
              </w:r>
              <w:r w:rsidR="00946BF9" w:rsidRPr="00946BF9" w:rsidDel="007B6F26">
                <w:rPr>
                  <w:rStyle w:val="FontStyle25"/>
                  <w:rFonts w:asciiTheme="minorBidi" w:hAnsiTheme="minorBidi" w:cs="Arial"/>
                  <w:b w:val="0"/>
                  <w:bCs w:val="0"/>
                  <w:sz w:val="20"/>
                  <w:szCs w:val="20"/>
                  <w:rtl/>
                </w:rPr>
                <w:delText xml:space="preserve"> </w:delText>
              </w:r>
              <w:r w:rsidR="00946BF9" w:rsidRPr="00946BF9" w:rsidDel="007B6F26">
                <w:rPr>
                  <w:rStyle w:val="FontStyle25"/>
                  <w:rFonts w:asciiTheme="minorBidi" w:hAnsiTheme="minorBidi" w:cs="Arial" w:hint="cs"/>
                  <w:b w:val="0"/>
                  <w:bCs w:val="0"/>
                  <w:sz w:val="20"/>
                  <w:szCs w:val="20"/>
                  <w:rtl/>
                </w:rPr>
                <w:delText>إلى</w:delText>
              </w:r>
              <w:r w:rsidR="00946BF9" w:rsidRPr="00946BF9" w:rsidDel="007B6F26">
                <w:rPr>
                  <w:rStyle w:val="FontStyle25"/>
                  <w:rFonts w:asciiTheme="minorBidi" w:hAnsiTheme="minorBidi" w:cs="Arial"/>
                  <w:b w:val="0"/>
                  <w:bCs w:val="0"/>
                  <w:sz w:val="20"/>
                  <w:szCs w:val="20"/>
                  <w:rtl/>
                </w:rPr>
                <w:delText xml:space="preserve"> </w:delText>
              </w:r>
              <w:r w:rsidR="00946BF9" w:rsidRPr="00946BF9" w:rsidDel="007B6F26">
                <w:rPr>
                  <w:rStyle w:val="FontStyle25"/>
                  <w:rFonts w:asciiTheme="minorBidi" w:hAnsiTheme="minorBidi" w:cs="Arial" w:hint="cs"/>
                  <w:b w:val="0"/>
                  <w:bCs w:val="0"/>
                  <w:sz w:val="20"/>
                  <w:szCs w:val="20"/>
                  <w:rtl/>
                </w:rPr>
                <w:delText>أماكن</w:delText>
              </w:r>
              <w:r w:rsidR="00946BF9" w:rsidRPr="00946BF9" w:rsidDel="007B6F26">
                <w:rPr>
                  <w:rStyle w:val="FontStyle25"/>
                  <w:rFonts w:asciiTheme="minorBidi" w:hAnsiTheme="minorBidi" w:cs="Arial"/>
                  <w:b w:val="0"/>
                  <w:bCs w:val="0"/>
                  <w:sz w:val="20"/>
                  <w:szCs w:val="20"/>
                  <w:rtl/>
                </w:rPr>
                <w:delText xml:space="preserve"> </w:delText>
              </w:r>
              <w:r w:rsidR="00946BF9" w:rsidRPr="00946BF9" w:rsidDel="007B6F26">
                <w:rPr>
                  <w:rStyle w:val="FontStyle25"/>
                  <w:rFonts w:asciiTheme="minorBidi" w:hAnsiTheme="minorBidi" w:cs="Arial" w:hint="cs"/>
                  <w:b w:val="0"/>
                  <w:bCs w:val="0"/>
                  <w:sz w:val="20"/>
                  <w:szCs w:val="20"/>
                  <w:rtl/>
                </w:rPr>
                <w:delText>أخرى</w:delText>
              </w:r>
            </w:del>
            <w:ins w:id="59" w:author="Dana Mamoun Nazir Balqar" w:date="2026-03-05T20:56:00Z" w16du:dateUtc="2026-03-05T17:56:00Z">
              <w:r w:rsidR="007B6F26">
                <w:rPr>
                  <w:rStyle w:val="FontStyle25"/>
                  <w:rFonts w:asciiTheme="minorBidi" w:hAnsiTheme="minorBidi" w:cs="Arial" w:hint="cs"/>
                  <w:b w:val="0"/>
                  <w:bCs w:val="0"/>
                  <w:sz w:val="20"/>
                  <w:szCs w:val="20"/>
                  <w:rtl/>
                  <w:lang w:bidi="ar-QA"/>
                </w:rPr>
                <w:t xml:space="preserve">أي </w:t>
              </w:r>
            </w:ins>
            <w:ins w:id="60" w:author="Dana Mamoun Nazir Balqar" w:date="2026-03-05T20:57:00Z" w16du:dateUtc="2026-03-05T17:57:00Z">
              <w:r w:rsidR="007B6F26">
                <w:rPr>
                  <w:rStyle w:val="FontStyle25"/>
                  <w:rFonts w:asciiTheme="minorBidi" w:hAnsiTheme="minorBidi" w:cs="Arial" w:hint="cs"/>
                  <w:b w:val="0"/>
                  <w:bCs w:val="0"/>
                  <w:sz w:val="20"/>
                  <w:szCs w:val="20"/>
                  <w:rtl/>
                  <w:lang w:bidi="ar-QA"/>
                </w:rPr>
                <w:t>تحت ولاية أي دولة أخرى</w:t>
              </w:r>
            </w:ins>
            <w:r w:rsidR="00946BF9" w:rsidRPr="00946BF9">
              <w:rPr>
                <w:rStyle w:val="FontStyle25"/>
                <w:rFonts w:asciiTheme="minorBidi" w:hAnsiTheme="minorBidi" w:cs="Arial" w:hint="cs"/>
                <w:b w:val="0"/>
                <w:bCs w:val="0"/>
                <w:sz w:val="20"/>
                <w:szCs w:val="20"/>
                <w:rtl/>
              </w:rPr>
              <w:t>،</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بشرط</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اتخاذ</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تدابير</w:t>
            </w:r>
            <w:r w:rsidR="00946BF9" w:rsidRPr="00946BF9">
              <w:rPr>
                <w:rStyle w:val="FontStyle25"/>
                <w:rFonts w:asciiTheme="minorBidi" w:hAnsiTheme="minorBidi" w:cs="Arial"/>
                <w:b w:val="0"/>
                <w:bCs w:val="0"/>
                <w:sz w:val="20"/>
                <w:szCs w:val="20"/>
                <w:rtl/>
              </w:rPr>
              <w:t xml:space="preserve"> </w:t>
            </w:r>
            <w:ins w:id="61" w:author="Dana Mamoun Nazir Balqar" w:date="2026-03-05T20:58:00Z" w16du:dateUtc="2026-03-05T17:58:00Z">
              <w:r w:rsidR="007B6F26">
                <w:rPr>
                  <w:rStyle w:val="FontStyle25"/>
                  <w:rFonts w:asciiTheme="minorBidi" w:hAnsiTheme="minorBidi" w:cs="Arial" w:hint="cs"/>
                  <w:b w:val="0"/>
                  <w:bCs w:val="0"/>
                  <w:sz w:val="20"/>
                  <w:szCs w:val="20"/>
                  <w:rtl/>
                </w:rPr>
                <w:t>مناسبة</w:t>
              </w:r>
            </w:ins>
            <w:del w:id="62" w:author="Dana Mamoun Nazir Balqar" w:date="2026-03-05T20:58:00Z" w16du:dateUtc="2026-03-05T17:58:00Z">
              <w:r w:rsidR="00946BF9" w:rsidRPr="00946BF9" w:rsidDel="007B6F26">
                <w:rPr>
                  <w:rStyle w:val="FontStyle25"/>
                  <w:rFonts w:asciiTheme="minorBidi" w:hAnsiTheme="minorBidi" w:cs="Arial" w:hint="cs"/>
                  <w:b w:val="0"/>
                  <w:bCs w:val="0"/>
                  <w:sz w:val="20"/>
                  <w:szCs w:val="20"/>
                  <w:rtl/>
                </w:rPr>
                <w:delText>معقولة</w:delText>
              </w:r>
            </w:del>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لضمان</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الحماية</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w:t>
            </w:r>
            <w:ins w:id="63" w:author="Dana Mamoun Nazir Balqar" w:date="2026-03-05T20:58:00Z" w16du:dateUtc="2026-03-05T17:58:00Z">
              <w:r w:rsidR="007B6F26">
                <w:rPr>
                  <w:rStyle w:val="FontStyle25"/>
                  <w:rFonts w:asciiTheme="minorBidi" w:hAnsiTheme="minorBidi" w:cs="Arial" w:hint="cs"/>
                  <w:b w:val="0"/>
                  <w:bCs w:val="0"/>
                  <w:sz w:val="20"/>
                  <w:szCs w:val="20"/>
                  <w:rtl/>
                </w:rPr>
                <w:t>كافية</w:t>
              </w:r>
            </w:ins>
            <w:del w:id="64" w:author="Dana Mamoun Nazir Balqar" w:date="2026-03-05T20:58:00Z" w16du:dateUtc="2026-03-05T17:58:00Z">
              <w:r w:rsidR="00946BF9" w:rsidRPr="00946BF9" w:rsidDel="007B6F26">
                <w:rPr>
                  <w:rStyle w:val="FontStyle25"/>
                  <w:rFonts w:asciiTheme="minorBidi" w:hAnsiTheme="minorBidi" w:cs="Arial" w:hint="cs"/>
                  <w:b w:val="0"/>
                  <w:bCs w:val="0"/>
                  <w:sz w:val="20"/>
                  <w:szCs w:val="20"/>
                  <w:rtl/>
                </w:rPr>
                <w:delText>مكافئة</w:delText>
              </w:r>
            </w:del>
            <w:r w:rsidR="00946BF9" w:rsidRPr="00946BF9">
              <w:rPr>
                <w:rStyle w:val="FontStyle25"/>
                <w:rFonts w:asciiTheme="minorBidi" w:hAnsiTheme="minorBidi" w:cs="Arial"/>
                <w:b w:val="0"/>
                <w:bCs w:val="0"/>
                <w:sz w:val="20"/>
                <w:szCs w:val="20"/>
                <w:rtl/>
              </w:rPr>
              <w:t>.</w:t>
            </w:r>
            <w:ins w:id="65" w:author="Dana Mamoun Nazir Balqar" w:date="2026-03-05T20:58:00Z" w16du:dateUtc="2026-03-05T17:58:00Z">
              <w:r w:rsidR="007B6F26">
                <w:rPr>
                  <w:rStyle w:val="FontStyle25"/>
                  <w:rFonts w:asciiTheme="minorBidi" w:hAnsiTheme="minorBidi" w:cs="Arial" w:hint="cs"/>
                  <w:b w:val="0"/>
                  <w:bCs w:val="0"/>
                  <w:sz w:val="20"/>
                  <w:szCs w:val="20"/>
                  <w:rtl/>
                </w:rPr>
                <w:t xml:space="preserve"> كما</w:t>
              </w:r>
            </w:ins>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يجوز</w:t>
            </w:r>
            <w:del w:id="66" w:author="Dana Mamoun Nazir Balqar" w:date="2026-03-05T20:58:00Z" w16du:dateUtc="2026-03-05T17:58:00Z">
              <w:r w:rsidR="00946BF9" w:rsidRPr="00946BF9" w:rsidDel="007B6F26">
                <w:rPr>
                  <w:rStyle w:val="FontStyle25"/>
                  <w:rFonts w:asciiTheme="minorBidi" w:hAnsiTheme="minorBidi" w:cs="Arial"/>
                  <w:b w:val="0"/>
                  <w:bCs w:val="0"/>
                  <w:sz w:val="20"/>
                  <w:szCs w:val="20"/>
                  <w:rtl/>
                </w:rPr>
                <w:delText xml:space="preserve"> </w:delText>
              </w:r>
              <w:r w:rsidR="00946BF9" w:rsidRPr="00946BF9" w:rsidDel="007B6F26">
                <w:rPr>
                  <w:rStyle w:val="FontStyle25"/>
                  <w:rFonts w:asciiTheme="minorBidi" w:hAnsiTheme="minorBidi" w:cs="Arial" w:hint="cs"/>
                  <w:b w:val="0"/>
                  <w:bCs w:val="0"/>
                  <w:sz w:val="20"/>
                  <w:szCs w:val="20"/>
                  <w:rtl/>
                </w:rPr>
                <w:delText>أيضًا</w:delText>
              </w:r>
            </w:del>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مشاركة</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البيانات</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الشخصية</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مع</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أطراف</w:t>
            </w:r>
            <w:r w:rsidR="00946BF9" w:rsidRPr="00946BF9">
              <w:rPr>
                <w:rStyle w:val="FontStyle25"/>
                <w:rFonts w:asciiTheme="minorBidi" w:hAnsiTheme="minorBidi" w:cs="Arial"/>
                <w:b w:val="0"/>
                <w:bCs w:val="0"/>
                <w:sz w:val="20"/>
                <w:szCs w:val="20"/>
                <w:rtl/>
              </w:rPr>
              <w:t xml:space="preserve"> </w:t>
            </w:r>
            <w:r w:rsidR="00946BF9">
              <w:rPr>
                <w:rStyle w:val="FontStyle25"/>
                <w:rFonts w:asciiTheme="minorBidi" w:hAnsiTheme="minorBidi" w:cs="Arial" w:hint="cs"/>
                <w:b w:val="0"/>
                <w:bCs w:val="0"/>
                <w:sz w:val="20"/>
                <w:szCs w:val="20"/>
                <w:rtl/>
              </w:rPr>
              <w:t>الخارجية</w:t>
            </w:r>
            <w:r w:rsidR="00946BF9" w:rsidRPr="00946BF9">
              <w:rPr>
                <w:rStyle w:val="FontStyle25"/>
                <w:rFonts w:asciiTheme="minorBidi" w:hAnsiTheme="minorBidi" w:cs="Arial" w:hint="cs"/>
                <w:b w:val="0"/>
                <w:bCs w:val="0"/>
                <w:sz w:val="20"/>
                <w:szCs w:val="20"/>
                <w:rtl/>
              </w:rPr>
              <w:t>،</w:t>
            </w:r>
            <w:r w:rsidR="00946BF9" w:rsidRPr="00946BF9">
              <w:rPr>
                <w:rStyle w:val="FontStyle25"/>
                <w:rFonts w:asciiTheme="minorBidi" w:hAnsiTheme="minorBidi" w:cs="Arial"/>
                <w:b w:val="0"/>
                <w:bCs w:val="0"/>
                <w:sz w:val="20"/>
                <w:szCs w:val="20"/>
                <w:rtl/>
              </w:rPr>
              <w:t xml:space="preserve"> </w:t>
            </w:r>
            <w:r w:rsidR="00946BF9">
              <w:rPr>
                <w:rStyle w:val="FontStyle25"/>
                <w:rFonts w:asciiTheme="minorBidi" w:hAnsiTheme="minorBidi" w:cs="Arial" w:hint="cs"/>
                <w:b w:val="0"/>
                <w:bCs w:val="0"/>
                <w:sz w:val="20"/>
                <w:szCs w:val="20"/>
                <w:rtl/>
              </w:rPr>
              <w:t>الهيئات</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الحكومية</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و</w:t>
            </w:r>
            <w:r w:rsidR="00946BF9" w:rsidRPr="00946BF9">
              <w:rPr>
                <w:rStyle w:val="FontStyle25"/>
                <w:rFonts w:asciiTheme="minorBidi" w:hAnsiTheme="minorBidi" w:cs="Arial"/>
                <w:b w:val="0"/>
                <w:bCs w:val="0"/>
                <w:sz w:val="20"/>
                <w:szCs w:val="20"/>
                <w:rtl/>
              </w:rPr>
              <w:t>/</w:t>
            </w:r>
            <w:r w:rsidR="00946BF9" w:rsidRPr="00946BF9">
              <w:rPr>
                <w:rStyle w:val="FontStyle25"/>
                <w:rFonts w:asciiTheme="minorBidi" w:hAnsiTheme="minorBidi" w:cs="Arial" w:hint="cs"/>
                <w:b w:val="0"/>
                <w:bCs w:val="0"/>
                <w:sz w:val="20"/>
                <w:szCs w:val="20"/>
                <w:rtl/>
              </w:rPr>
              <w:t>أو</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الهيئات</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الم</w:t>
            </w:r>
            <w:ins w:id="67" w:author="Dana Mamoun Nazir Balqar" w:date="2026-03-05T20:58:00Z" w16du:dateUtc="2026-03-05T17:58:00Z">
              <w:r w:rsidR="004A12F0">
                <w:rPr>
                  <w:rStyle w:val="FontStyle25"/>
                  <w:rFonts w:asciiTheme="minorBidi" w:hAnsiTheme="minorBidi" w:cs="Arial" w:hint="cs"/>
                  <w:b w:val="0"/>
                  <w:bCs w:val="0"/>
                  <w:sz w:val="20"/>
                  <w:szCs w:val="20"/>
                  <w:rtl/>
                </w:rPr>
                <w:t>خ</w:t>
              </w:r>
            </w:ins>
            <w:ins w:id="68" w:author="Dana Mamoun Nazir Balqar" w:date="2026-03-05T20:59:00Z" w16du:dateUtc="2026-03-05T17:59:00Z">
              <w:r w:rsidR="004A12F0">
                <w:rPr>
                  <w:rStyle w:val="FontStyle25"/>
                  <w:rFonts w:asciiTheme="minorBidi" w:hAnsiTheme="minorBidi" w:cs="Arial" w:hint="cs"/>
                  <w:b w:val="0"/>
                  <w:bCs w:val="0"/>
                  <w:sz w:val="20"/>
                  <w:szCs w:val="20"/>
                  <w:rtl/>
                </w:rPr>
                <w:t>ولة</w:t>
              </w:r>
            </w:ins>
            <w:del w:id="69" w:author="Dana Mamoun Nazir Balqar" w:date="2026-03-05T20:58:00Z" w16du:dateUtc="2026-03-05T17:58:00Z">
              <w:r w:rsidR="00946BF9" w:rsidRPr="00946BF9" w:rsidDel="004A12F0">
                <w:rPr>
                  <w:rStyle w:val="FontStyle25"/>
                  <w:rFonts w:asciiTheme="minorBidi" w:hAnsiTheme="minorBidi" w:cs="Arial" w:hint="cs"/>
                  <w:b w:val="0"/>
                  <w:bCs w:val="0"/>
                  <w:sz w:val="20"/>
                  <w:szCs w:val="20"/>
                  <w:rtl/>
                </w:rPr>
                <w:delText>فوضة</w:delText>
              </w:r>
            </w:del>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حيثما</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يقتضي</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القانون</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المعمول</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به</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أو</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لأسباب</w:t>
            </w:r>
            <w:r w:rsidR="00946BF9" w:rsidRPr="00946BF9">
              <w:rPr>
                <w:rStyle w:val="FontStyle25"/>
                <w:rFonts w:asciiTheme="minorBidi" w:hAnsiTheme="minorBidi" w:cs="Arial"/>
                <w:b w:val="0"/>
                <w:bCs w:val="0"/>
                <w:sz w:val="20"/>
                <w:szCs w:val="20"/>
                <w:rtl/>
              </w:rPr>
              <w:t xml:space="preserve"> </w:t>
            </w:r>
            <w:r w:rsidR="00946BF9" w:rsidRPr="00946BF9">
              <w:rPr>
                <w:rStyle w:val="FontStyle25"/>
                <w:rFonts w:asciiTheme="minorBidi" w:hAnsiTheme="minorBidi" w:cs="Arial" w:hint="cs"/>
                <w:b w:val="0"/>
                <w:bCs w:val="0"/>
                <w:sz w:val="20"/>
                <w:szCs w:val="20"/>
                <w:rtl/>
              </w:rPr>
              <w:t>أمنية</w:t>
            </w:r>
            <w:r w:rsidR="00946BF9" w:rsidRPr="00946BF9">
              <w:rPr>
                <w:rStyle w:val="FontStyle25"/>
                <w:rFonts w:asciiTheme="minorBidi" w:hAnsiTheme="minorBidi" w:cs="Arial"/>
                <w:b w:val="0"/>
                <w:bCs w:val="0"/>
                <w:sz w:val="20"/>
                <w:szCs w:val="20"/>
                <w:rtl/>
              </w:rPr>
              <w:t>.</w:t>
            </w:r>
          </w:p>
        </w:tc>
      </w:tr>
      <w:tr w:rsidR="000C41DE" w14:paraId="014E5341" w14:textId="77777777" w:rsidTr="00BE1178">
        <w:tc>
          <w:tcPr>
            <w:tcW w:w="4770" w:type="dxa"/>
          </w:tcPr>
          <w:p w14:paraId="4012BC4E" w14:textId="0EEB238C" w:rsidR="000C41DE" w:rsidRPr="001143F8" w:rsidRDefault="000C41DE" w:rsidP="007B6F26">
            <w:pPr>
              <w:pStyle w:val="Style2"/>
              <w:widowControl/>
              <w:spacing w:after="120"/>
              <w:rPr>
                <w:rFonts w:cs="Calibri"/>
                <w:bCs/>
                <w:color w:val="000000"/>
                <w:sz w:val="20"/>
                <w:szCs w:val="20"/>
                <w:lang w:val="en-US" w:bidi="en-US"/>
              </w:rPr>
            </w:pPr>
            <w:r w:rsidRPr="001143F8">
              <w:rPr>
                <w:rFonts w:cs="Calibri"/>
                <w:bCs/>
                <w:color w:val="000000"/>
                <w:sz w:val="20"/>
                <w:szCs w:val="20"/>
                <w:lang w:val="en-US" w:bidi="en-US"/>
              </w:rPr>
              <w:t>SC may process the Personal Data</w:t>
            </w:r>
            <w:r w:rsidR="00153D98">
              <w:rPr>
                <w:rFonts w:cs="Calibri"/>
                <w:bCs/>
                <w:color w:val="000000"/>
                <w:sz w:val="20"/>
                <w:szCs w:val="20"/>
                <w:lang w:val="en-US" w:bidi="en-US"/>
              </w:rPr>
              <w:t xml:space="preserve"> to</w:t>
            </w:r>
            <w:r w:rsidRPr="001143F8">
              <w:rPr>
                <w:rFonts w:cs="Calibri"/>
                <w:bCs/>
                <w:color w:val="000000"/>
                <w:sz w:val="20"/>
                <w:szCs w:val="20"/>
                <w:lang w:val="en-US" w:bidi="en-US"/>
              </w:rPr>
              <w:t>:</w:t>
            </w:r>
          </w:p>
        </w:tc>
        <w:tc>
          <w:tcPr>
            <w:tcW w:w="4855" w:type="dxa"/>
          </w:tcPr>
          <w:p w14:paraId="29CEE5B0" w14:textId="5B28D8E5" w:rsidR="000C41DE" w:rsidRPr="000807F8" w:rsidRDefault="000C41DE" w:rsidP="007B6F26">
            <w:pPr>
              <w:bidi/>
              <w:spacing w:after="120"/>
              <w:rPr>
                <w:rStyle w:val="FontStyle25"/>
                <w:rFonts w:asciiTheme="minorBidi" w:hAnsiTheme="minorBidi" w:cstheme="minorBidi"/>
                <w:b w:val="0"/>
                <w:bCs w:val="0"/>
                <w:sz w:val="20"/>
                <w:szCs w:val="20"/>
                <w:rtl/>
              </w:rPr>
            </w:pPr>
            <w:r w:rsidRPr="000807F8">
              <w:rPr>
                <w:rStyle w:val="FontStyle25"/>
                <w:rFonts w:asciiTheme="minorBidi" w:hAnsiTheme="minorBidi" w:cstheme="minorBidi"/>
                <w:b w:val="0"/>
                <w:bCs w:val="0"/>
                <w:sz w:val="20"/>
                <w:szCs w:val="20"/>
                <w:rtl/>
              </w:rPr>
              <w:t>يحق للجنة العليا معالجة البيانات الشخصية:</w:t>
            </w:r>
            <w:r w:rsidRPr="000807F8">
              <w:rPr>
                <w:rStyle w:val="FontStyle25"/>
                <w:rFonts w:asciiTheme="minorBidi" w:hAnsiTheme="minorBidi" w:cstheme="minorBidi"/>
                <w:b w:val="0"/>
                <w:bCs w:val="0"/>
                <w:sz w:val="20"/>
                <w:szCs w:val="20"/>
              </w:rPr>
              <w:t xml:space="preserve">  </w:t>
            </w:r>
          </w:p>
        </w:tc>
      </w:tr>
      <w:tr w:rsidR="000C41DE" w14:paraId="29F1B78C" w14:textId="77777777" w:rsidTr="00BE1178">
        <w:tc>
          <w:tcPr>
            <w:tcW w:w="4770" w:type="dxa"/>
          </w:tcPr>
          <w:p w14:paraId="0AECB9F4" w14:textId="0E740A0D" w:rsidR="000C41DE" w:rsidRPr="001143F8" w:rsidRDefault="000C41DE" w:rsidP="007B6F26">
            <w:pPr>
              <w:pStyle w:val="Style2"/>
              <w:widowControl/>
              <w:numPr>
                <w:ilvl w:val="0"/>
                <w:numId w:val="9"/>
              </w:numPr>
              <w:spacing w:after="120"/>
              <w:ind w:left="528"/>
              <w:jc w:val="both"/>
              <w:rPr>
                <w:rFonts w:cs="Calibri"/>
                <w:bCs/>
                <w:color w:val="000000"/>
                <w:sz w:val="20"/>
                <w:szCs w:val="20"/>
                <w:lang w:val="en-US" w:bidi="en-US"/>
              </w:rPr>
            </w:pPr>
            <w:r w:rsidRPr="001143F8">
              <w:rPr>
                <w:rFonts w:cs="Calibri"/>
                <w:bCs/>
                <w:color w:val="000000"/>
                <w:sz w:val="20"/>
                <w:szCs w:val="20"/>
                <w:lang w:val="en-US" w:bidi="en-US"/>
              </w:rPr>
              <w:t>select, assign and deploy the Participant;</w:t>
            </w:r>
          </w:p>
        </w:tc>
        <w:tc>
          <w:tcPr>
            <w:tcW w:w="4855" w:type="dxa"/>
          </w:tcPr>
          <w:p w14:paraId="36A66EB4" w14:textId="7D6A599B" w:rsidR="000C41DE" w:rsidRPr="000807F8" w:rsidRDefault="00946BF9" w:rsidP="007B6F26">
            <w:pPr>
              <w:pStyle w:val="ListParagraph"/>
              <w:numPr>
                <w:ilvl w:val="0"/>
                <w:numId w:val="10"/>
              </w:numPr>
              <w:bidi/>
              <w:spacing w:after="120"/>
              <w:rPr>
                <w:rStyle w:val="FontStyle25"/>
                <w:rFonts w:asciiTheme="minorBidi" w:hAnsiTheme="minorBidi" w:cstheme="minorBidi"/>
                <w:b w:val="0"/>
                <w:bCs w:val="0"/>
                <w:sz w:val="20"/>
                <w:szCs w:val="20"/>
                <w:rtl/>
              </w:rPr>
            </w:pPr>
            <w:r w:rsidRPr="000807F8">
              <w:rPr>
                <w:rStyle w:val="FontStyle25"/>
                <w:rFonts w:asciiTheme="minorBidi" w:hAnsiTheme="minorBidi" w:cstheme="minorBidi" w:hint="cs"/>
                <w:b w:val="0"/>
                <w:bCs w:val="0"/>
                <w:sz w:val="20"/>
                <w:szCs w:val="20"/>
                <w:rtl/>
              </w:rPr>
              <w:t>لاختيار</w:t>
            </w:r>
            <w:r w:rsidR="000807F8" w:rsidRPr="000807F8">
              <w:rPr>
                <w:rStyle w:val="FontStyle25"/>
                <w:rFonts w:asciiTheme="minorBidi" w:hAnsiTheme="minorBidi" w:cstheme="minorBidi"/>
                <w:b w:val="0"/>
                <w:bCs w:val="0"/>
                <w:sz w:val="20"/>
                <w:szCs w:val="20"/>
                <w:rtl/>
              </w:rPr>
              <w:t xml:space="preserve"> وتعيين وتكليف المُشارك؛</w:t>
            </w:r>
            <w:r w:rsidR="000807F8" w:rsidRPr="000807F8">
              <w:rPr>
                <w:rStyle w:val="FontStyle25"/>
                <w:rFonts w:asciiTheme="minorBidi" w:hAnsiTheme="minorBidi" w:cstheme="minorBidi"/>
                <w:b w:val="0"/>
                <w:bCs w:val="0"/>
                <w:sz w:val="20"/>
                <w:szCs w:val="20"/>
              </w:rPr>
              <w:t xml:space="preserve">  </w:t>
            </w:r>
          </w:p>
        </w:tc>
      </w:tr>
      <w:tr w:rsidR="000C41DE" w14:paraId="44CEE6B5" w14:textId="77777777" w:rsidTr="00BE1178">
        <w:tc>
          <w:tcPr>
            <w:tcW w:w="4770" w:type="dxa"/>
          </w:tcPr>
          <w:p w14:paraId="226351E7" w14:textId="7BEC2626" w:rsidR="000C41DE" w:rsidRPr="001143F8" w:rsidRDefault="000C41DE" w:rsidP="007B6F26">
            <w:pPr>
              <w:pStyle w:val="Style2"/>
              <w:widowControl/>
              <w:numPr>
                <w:ilvl w:val="0"/>
                <w:numId w:val="9"/>
              </w:numPr>
              <w:spacing w:after="120"/>
              <w:ind w:left="528"/>
              <w:jc w:val="both"/>
              <w:rPr>
                <w:rFonts w:cs="Calibri"/>
                <w:bCs/>
                <w:color w:val="000000"/>
                <w:sz w:val="20"/>
                <w:szCs w:val="20"/>
                <w:lang w:val="en-US" w:bidi="en-US"/>
              </w:rPr>
            </w:pPr>
            <w:r w:rsidRPr="001143F8">
              <w:rPr>
                <w:rFonts w:cs="Calibri"/>
                <w:bCs/>
                <w:color w:val="000000"/>
                <w:sz w:val="20"/>
                <w:szCs w:val="20"/>
                <w:lang w:val="en-US" w:bidi="en-US"/>
              </w:rPr>
              <w:t>perform background checks and issue the accreditations</w:t>
            </w:r>
            <w:r w:rsidR="00CB2ED3">
              <w:rPr>
                <w:rFonts w:cs="Calibri"/>
                <w:bCs/>
                <w:color w:val="000000"/>
                <w:sz w:val="20"/>
                <w:szCs w:val="20"/>
                <w:lang w:val="en-US" w:bidi="en-US"/>
              </w:rPr>
              <w:t xml:space="preserve"> for the Parent/Legal Guardian and the Participant</w:t>
            </w:r>
            <w:r w:rsidRPr="001143F8">
              <w:rPr>
                <w:rFonts w:cs="Calibri"/>
                <w:bCs/>
                <w:color w:val="000000"/>
                <w:sz w:val="20"/>
                <w:szCs w:val="20"/>
                <w:lang w:val="en-US" w:bidi="en-US"/>
              </w:rPr>
              <w:t>;</w:t>
            </w:r>
          </w:p>
        </w:tc>
        <w:tc>
          <w:tcPr>
            <w:tcW w:w="4855" w:type="dxa"/>
          </w:tcPr>
          <w:p w14:paraId="5749C9C8" w14:textId="1B573DB9" w:rsidR="000C41DE" w:rsidRPr="000807F8" w:rsidRDefault="000807F8" w:rsidP="007B6F26">
            <w:pPr>
              <w:pStyle w:val="ListParagraph"/>
              <w:numPr>
                <w:ilvl w:val="0"/>
                <w:numId w:val="10"/>
              </w:numPr>
              <w:bidi/>
              <w:spacing w:after="120"/>
              <w:jc w:val="both"/>
              <w:rPr>
                <w:rStyle w:val="FontStyle25"/>
                <w:rFonts w:asciiTheme="minorBidi" w:hAnsiTheme="minorBidi" w:cstheme="minorBidi"/>
                <w:b w:val="0"/>
                <w:bCs w:val="0"/>
                <w:sz w:val="20"/>
                <w:szCs w:val="20"/>
                <w:rtl/>
              </w:rPr>
            </w:pPr>
            <w:r w:rsidRPr="000807F8">
              <w:rPr>
                <w:rStyle w:val="FontStyle25"/>
                <w:rFonts w:asciiTheme="minorBidi" w:hAnsiTheme="minorBidi" w:cstheme="minorBidi"/>
                <w:b w:val="0"/>
                <w:bCs w:val="0"/>
                <w:sz w:val="20"/>
                <w:szCs w:val="20"/>
                <w:rtl/>
              </w:rPr>
              <w:t>لأداء فحص الخلفية وإصدار تصاريح ولي الأمر أو الوصي القانوني والمُشارك؛</w:t>
            </w:r>
          </w:p>
        </w:tc>
      </w:tr>
      <w:tr w:rsidR="000C41DE" w14:paraId="1783C7BD" w14:textId="77777777" w:rsidTr="00BE1178">
        <w:tc>
          <w:tcPr>
            <w:tcW w:w="4770" w:type="dxa"/>
          </w:tcPr>
          <w:p w14:paraId="75C3423D" w14:textId="07DC9C55" w:rsidR="000C41DE" w:rsidRPr="001143F8" w:rsidRDefault="000C41DE" w:rsidP="007B6F26">
            <w:pPr>
              <w:pStyle w:val="Style2"/>
              <w:widowControl/>
              <w:numPr>
                <w:ilvl w:val="0"/>
                <w:numId w:val="9"/>
              </w:numPr>
              <w:spacing w:after="120"/>
              <w:ind w:left="528"/>
              <w:jc w:val="both"/>
              <w:rPr>
                <w:rFonts w:cs="Calibri"/>
                <w:bCs/>
                <w:color w:val="000000"/>
                <w:sz w:val="20"/>
                <w:szCs w:val="20"/>
                <w:lang w:val="en-US" w:bidi="en-US"/>
              </w:rPr>
            </w:pPr>
            <w:r w:rsidRPr="001143F8">
              <w:rPr>
                <w:rFonts w:cs="Calibri"/>
                <w:bCs/>
                <w:color w:val="000000"/>
                <w:sz w:val="20"/>
                <w:szCs w:val="20"/>
                <w:lang w:val="en-US" w:bidi="en-US"/>
              </w:rPr>
              <w:t>provide uniforms</w:t>
            </w:r>
            <w:r w:rsidR="00CB2ED3">
              <w:rPr>
                <w:rFonts w:cs="Calibri"/>
                <w:bCs/>
                <w:color w:val="000000"/>
                <w:sz w:val="20"/>
                <w:szCs w:val="20"/>
                <w:lang w:val="en-US" w:bidi="en-US"/>
              </w:rPr>
              <w:t>, transport and training</w:t>
            </w:r>
            <w:r w:rsidRPr="001143F8">
              <w:rPr>
                <w:rFonts w:cs="Calibri"/>
                <w:bCs/>
                <w:color w:val="000000"/>
                <w:sz w:val="20"/>
                <w:szCs w:val="20"/>
                <w:lang w:val="en-US" w:bidi="en-US"/>
              </w:rPr>
              <w:t>;</w:t>
            </w:r>
          </w:p>
        </w:tc>
        <w:tc>
          <w:tcPr>
            <w:tcW w:w="4855" w:type="dxa"/>
          </w:tcPr>
          <w:p w14:paraId="5ED11E49" w14:textId="261F6576" w:rsidR="000C41DE" w:rsidRPr="000807F8" w:rsidRDefault="000807F8" w:rsidP="007B6F26">
            <w:pPr>
              <w:pStyle w:val="ListParagraph"/>
              <w:numPr>
                <w:ilvl w:val="0"/>
                <w:numId w:val="10"/>
              </w:numPr>
              <w:bidi/>
              <w:spacing w:after="120"/>
              <w:rPr>
                <w:rStyle w:val="FontStyle25"/>
                <w:rFonts w:asciiTheme="minorBidi" w:hAnsiTheme="minorBidi" w:cstheme="minorBidi"/>
                <w:b w:val="0"/>
                <w:bCs w:val="0"/>
                <w:sz w:val="20"/>
                <w:szCs w:val="20"/>
                <w:rtl/>
              </w:rPr>
            </w:pPr>
            <w:r w:rsidRPr="000807F8">
              <w:rPr>
                <w:rStyle w:val="FontStyle25"/>
                <w:rFonts w:asciiTheme="minorBidi" w:hAnsiTheme="minorBidi" w:cstheme="minorBidi"/>
                <w:b w:val="0"/>
                <w:bCs w:val="0"/>
                <w:sz w:val="20"/>
                <w:szCs w:val="20"/>
                <w:rtl/>
              </w:rPr>
              <w:t>لتقديم الزي الموحد</w:t>
            </w:r>
            <w:r w:rsidR="00946BF9">
              <w:rPr>
                <w:rStyle w:val="FontStyle25"/>
                <w:rFonts w:asciiTheme="minorBidi" w:hAnsiTheme="minorBidi" w:cstheme="minorBidi" w:hint="cs"/>
                <w:b w:val="0"/>
                <w:bCs w:val="0"/>
                <w:sz w:val="20"/>
                <w:szCs w:val="20"/>
                <w:rtl/>
              </w:rPr>
              <w:t xml:space="preserve"> والنقل</w:t>
            </w:r>
            <w:r w:rsidR="00946BF9" w:rsidRPr="00946BF9">
              <w:rPr>
                <w:rFonts w:asciiTheme="minorBidi" w:hAnsiTheme="minorBidi"/>
                <w:color w:val="000000"/>
                <w:sz w:val="20"/>
                <w:szCs w:val="20"/>
                <w:rtl/>
              </w:rPr>
              <w:t xml:space="preserve"> والتدريب</w:t>
            </w:r>
            <w:r w:rsidRPr="000807F8">
              <w:rPr>
                <w:rStyle w:val="FontStyle25"/>
                <w:rFonts w:asciiTheme="minorBidi" w:hAnsiTheme="minorBidi" w:cstheme="minorBidi"/>
                <w:b w:val="0"/>
                <w:bCs w:val="0"/>
                <w:sz w:val="20"/>
                <w:szCs w:val="20"/>
                <w:rtl/>
              </w:rPr>
              <w:t>؛</w:t>
            </w:r>
            <w:r w:rsidRPr="000807F8">
              <w:rPr>
                <w:rStyle w:val="FontStyle25"/>
                <w:rFonts w:asciiTheme="minorBidi" w:hAnsiTheme="minorBidi" w:cstheme="minorBidi"/>
                <w:b w:val="0"/>
                <w:bCs w:val="0"/>
                <w:sz w:val="20"/>
                <w:szCs w:val="20"/>
              </w:rPr>
              <w:t xml:space="preserve">  </w:t>
            </w:r>
          </w:p>
        </w:tc>
      </w:tr>
      <w:tr w:rsidR="000C41DE" w14:paraId="20DBDD92" w14:textId="77777777" w:rsidTr="00BE1178">
        <w:tc>
          <w:tcPr>
            <w:tcW w:w="4770" w:type="dxa"/>
          </w:tcPr>
          <w:p w14:paraId="2FC3A57A" w14:textId="390659EF" w:rsidR="000C41DE" w:rsidRPr="001143F8" w:rsidRDefault="000C41DE" w:rsidP="007B6F26">
            <w:pPr>
              <w:pStyle w:val="Style2"/>
              <w:widowControl/>
              <w:numPr>
                <w:ilvl w:val="0"/>
                <w:numId w:val="9"/>
              </w:numPr>
              <w:spacing w:after="120"/>
              <w:ind w:left="528"/>
              <w:jc w:val="both"/>
              <w:rPr>
                <w:rFonts w:cs="Calibri"/>
                <w:bCs/>
                <w:color w:val="000000"/>
                <w:sz w:val="20"/>
                <w:szCs w:val="20"/>
                <w:lang w:val="en-US" w:bidi="en-US"/>
              </w:rPr>
            </w:pPr>
            <w:r w:rsidRPr="001143F8">
              <w:rPr>
                <w:rFonts w:cs="Calibri"/>
                <w:bCs/>
                <w:color w:val="000000"/>
                <w:sz w:val="20"/>
                <w:szCs w:val="20"/>
                <w:lang w:val="en-US" w:bidi="en-US"/>
              </w:rPr>
              <w:t xml:space="preserve">communicate with the Parent/Legal Guardian and Participant in the context of the </w:t>
            </w:r>
            <w:r w:rsidR="000E1BB4">
              <w:rPr>
                <w:rFonts w:cs="Calibri"/>
                <w:bCs/>
                <w:color w:val="000000"/>
                <w:sz w:val="20"/>
                <w:szCs w:val="20"/>
                <w:lang w:val="en-US" w:bidi="en-US"/>
              </w:rPr>
              <w:t>QFF</w:t>
            </w:r>
            <w:r w:rsidRPr="001143F8">
              <w:rPr>
                <w:rFonts w:cs="Calibri"/>
                <w:bCs/>
                <w:color w:val="000000"/>
                <w:sz w:val="20"/>
                <w:szCs w:val="20"/>
                <w:lang w:val="en-US" w:bidi="en-US"/>
              </w:rPr>
              <w:t xml:space="preserve">; </w:t>
            </w:r>
            <w:r w:rsidR="00ED4AB0">
              <w:rPr>
                <w:rFonts w:cs="Calibri"/>
                <w:bCs/>
                <w:color w:val="000000"/>
                <w:sz w:val="20"/>
                <w:szCs w:val="20"/>
                <w:lang w:val="en-US" w:bidi="en-US"/>
              </w:rPr>
              <w:t>and</w:t>
            </w:r>
          </w:p>
        </w:tc>
        <w:tc>
          <w:tcPr>
            <w:tcW w:w="4855" w:type="dxa"/>
          </w:tcPr>
          <w:p w14:paraId="7FB01328" w14:textId="68F225F6" w:rsidR="000C41DE" w:rsidRPr="000807F8" w:rsidRDefault="000807F8" w:rsidP="007B6F26">
            <w:pPr>
              <w:pStyle w:val="ListParagraph"/>
              <w:numPr>
                <w:ilvl w:val="0"/>
                <w:numId w:val="10"/>
              </w:numPr>
              <w:bidi/>
              <w:spacing w:after="120"/>
              <w:jc w:val="both"/>
              <w:rPr>
                <w:rStyle w:val="FontStyle25"/>
                <w:rFonts w:asciiTheme="minorBidi" w:hAnsiTheme="minorBidi" w:cstheme="minorBidi"/>
                <w:b w:val="0"/>
                <w:bCs w:val="0"/>
                <w:sz w:val="20"/>
                <w:szCs w:val="20"/>
                <w:rtl/>
              </w:rPr>
            </w:pPr>
            <w:r w:rsidRPr="000807F8">
              <w:rPr>
                <w:rStyle w:val="FontStyle25"/>
                <w:rFonts w:asciiTheme="minorBidi" w:hAnsiTheme="minorBidi" w:cstheme="minorBidi"/>
                <w:b w:val="0"/>
                <w:bCs w:val="0"/>
                <w:sz w:val="20"/>
                <w:szCs w:val="20"/>
                <w:rtl/>
              </w:rPr>
              <w:t xml:space="preserve">للتواصل مع ولي الأمر أو الوصي القانوني والمُشارك في سياق </w:t>
            </w:r>
            <w:r w:rsidR="000E1BB4" w:rsidRPr="000E1BB4">
              <w:rPr>
                <w:rStyle w:val="FontStyle25"/>
                <w:rFonts w:asciiTheme="minorBidi" w:hAnsiTheme="minorBidi" w:cs="Arial" w:hint="cs"/>
                <w:b w:val="0"/>
                <w:bCs w:val="0"/>
                <w:sz w:val="20"/>
                <w:szCs w:val="20"/>
                <w:rtl/>
              </w:rPr>
              <w:t>مهرجان</w:t>
            </w:r>
            <w:r w:rsidR="000E1BB4" w:rsidRPr="000E1BB4">
              <w:rPr>
                <w:rStyle w:val="FontStyle25"/>
                <w:rFonts w:asciiTheme="minorBidi" w:hAnsiTheme="minorBidi" w:cs="Arial"/>
                <w:b w:val="0"/>
                <w:bCs w:val="0"/>
                <w:sz w:val="20"/>
                <w:szCs w:val="20"/>
                <w:rtl/>
              </w:rPr>
              <w:t xml:space="preserve"> </w:t>
            </w:r>
            <w:r w:rsidR="000E1BB4" w:rsidRPr="000E1BB4">
              <w:rPr>
                <w:rStyle w:val="FontStyle25"/>
                <w:rFonts w:asciiTheme="minorBidi" w:hAnsiTheme="minorBidi" w:cs="Arial" w:hint="cs"/>
                <w:b w:val="0"/>
                <w:bCs w:val="0"/>
                <w:sz w:val="20"/>
                <w:szCs w:val="20"/>
                <w:rtl/>
              </w:rPr>
              <w:t>قطر</w:t>
            </w:r>
            <w:r w:rsidR="000E1BB4" w:rsidRPr="000E1BB4">
              <w:rPr>
                <w:rStyle w:val="FontStyle25"/>
                <w:rFonts w:asciiTheme="minorBidi" w:hAnsiTheme="minorBidi" w:cs="Arial"/>
                <w:b w:val="0"/>
                <w:bCs w:val="0"/>
                <w:sz w:val="20"/>
                <w:szCs w:val="20"/>
                <w:rtl/>
              </w:rPr>
              <w:t xml:space="preserve"> </w:t>
            </w:r>
            <w:r w:rsidR="000E1BB4" w:rsidRPr="000E1BB4">
              <w:rPr>
                <w:rStyle w:val="FontStyle25"/>
                <w:rFonts w:asciiTheme="minorBidi" w:hAnsiTheme="minorBidi" w:cs="Arial" w:hint="cs"/>
                <w:b w:val="0"/>
                <w:bCs w:val="0"/>
                <w:sz w:val="20"/>
                <w:szCs w:val="20"/>
                <w:rtl/>
              </w:rPr>
              <w:t>لكرة</w:t>
            </w:r>
            <w:r w:rsidR="000E1BB4" w:rsidRPr="000E1BB4">
              <w:rPr>
                <w:rStyle w:val="FontStyle25"/>
                <w:rFonts w:asciiTheme="minorBidi" w:hAnsiTheme="minorBidi" w:cs="Arial"/>
                <w:b w:val="0"/>
                <w:bCs w:val="0"/>
                <w:sz w:val="20"/>
                <w:szCs w:val="20"/>
                <w:rtl/>
              </w:rPr>
              <w:t xml:space="preserve"> </w:t>
            </w:r>
            <w:r w:rsidR="000E1BB4" w:rsidRPr="000E1BB4">
              <w:rPr>
                <w:rStyle w:val="FontStyle25"/>
                <w:rFonts w:asciiTheme="minorBidi" w:hAnsiTheme="minorBidi" w:cs="Arial" w:hint="cs"/>
                <w:b w:val="0"/>
                <w:bCs w:val="0"/>
                <w:sz w:val="20"/>
                <w:szCs w:val="20"/>
                <w:rtl/>
              </w:rPr>
              <w:t>القدم</w:t>
            </w:r>
            <w:r w:rsidRPr="000807F8">
              <w:rPr>
                <w:rStyle w:val="FontStyle25"/>
                <w:rFonts w:asciiTheme="minorBidi" w:hAnsiTheme="minorBidi" w:cstheme="minorBidi"/>
                <w:b w:val="0"/>
                <w:bCs w:val="0"/>
                <w:sz w:val="20"/>
                <w:szCs w:val="20"/>
                <w:rtl/>
              </w:rPr>
              <w:t>؛ و</w:t>
            </w:r>
          </w:p>
        </w:tc>
      </w:tr>
      <w:tr w:rsidR="000C41DE" w14:paraId="6124E5FC" w14:textId="77777777" w:rsidTr="00BE1178">
        <w:tc>
          <w:tcPr>
            <w:tcW w:w="4770" w:type="dxa"/>
          </w:tcPr>
          <w:p w14:paraId="64F645F3" w14:textId="42C7F51D" w:rsidR="000C41DE" w:rsidRPr="001143F8" w:rsidRDefault="00CB2ED3" w:rsidP="007B6F26">
            <w:pPr>
              <w:pStyle w:val="Style2"/>
              <w:widowControl/>
              <w:numPr>
                <w:ilvl w:val="0"/>
                <w:numId w:val="9"/>
              </w:numPr>
              <w:spacing w:after="120"/>
              <w:ind w:left="528"/>
              <w:jc w:val="both"/>
              <w:rPr>
                <w:rFonts w:cs="Calibri"/>
                <w:bCs/>
                <w:color w:val="000000"/>
                <w:sz w:val="20"/>
                <w:szCs w:val="20"/>
                <w:lang w:val="en-US" w:bidi="en-US"/>
              </w:rPr>
            </w:pPr>
            <w:r>
              <w:rPr>
                <w:rFonts w:cs="Calibri"/>
                <w:bCs/>
                <w:color w:val="000000"/>
                <w:sz w:val="20"/>
                <w:szCs w:val="20"/>
                <w:lang w:val="en-US" w:bidi="en-US"/>
              </w:rPr>
              <w:t>take any other steps reasonably necessary to ensure proper Participation</w:t>
            </w:r>
            <w:r w:rsidR="000C41DE" w:rsidRPr="001143F8">
              <w:rPr>
                <w:rFonts w:cs="Calibri"/>
                <w:bCs/>
                <w:color w:val="000000"/>
                <w:sz w:val="20"/>
                <w:szCs w:val="20"/>
                <w:lang w:val="en-US" w:bidi="en-US"/>
              </w:rPr>
              <w:t>.</w:t>
            </w:r>
          </w:p>
        </w:tc>
        <w:tc>
          <w:tcPr>
            <w:tcW w:w="4855" w:type="dxa"/>
          </w:tcPr>
          <w:p w14:paraId="56E66E5E" w14:textId="6B47EEBE" w:rsidR="000C41DE" w:rsidRPr="000807F8" w:rsidRDefault="00AB05A3" w:rsidP="007B6F26">
            <w:pPr>
              <w:pStyle w:val="ListParagraph"/>
              <w:numPr>
                <w:ilvl w:val="0"/>
                <w:numId w:val="10"/>
              </w:numPr>
              <w:bidi/>
              <w:spacing w:after="120"/>
              <w:jc w:val="both"/>
              <w:rPr>
                <w:rStyle w:val="FontStyle25"/>
                <w:rFonts w:asciiTheme="minorBidi" w:hAnsiTheme="minorBidi" w:cstheme="minorBidi"/>
                <w:b w:val="0"/>
                <w:bCs w:val="0"/>
                <w:sz w:val="20"/>
                <w:szCs w:val="20"/>
                <w:rtl/>
              </w:rPr>
            </w:pPr>
            <w:r w:rsidRPr="00AB05A3">
              <w:rPr>
                <w:rStyle w:val="FontStyle25"/>
                <w:rFonts w:asciiTheme="minorBidi" w:hAnsiTheme="minorBidi" w:cs="Arial" w:hint="cs"/>
                <w:b w:val="0"/>
                <w:bCs w:val="0"/>
                <w:sz w:val="20"/>
                <w:szCs w:val="20"/>
                <w:rtl/>
              </w:rPr>
              <w:t>اتخاذ</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أي</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خطوات</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أخرى</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ضرورية</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بشكل</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معقول</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لضمان</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المشاركة</w:t>
            </w:r>
            <w:r w:rsidRPr="00AB05A3">
              <w:rPr>
                <w:rStyle w:val="FontStyle25"/>
                <w:rFonts w:asciiTheme="minorBidi" w:hAnsiTheme="minorBidi" w:cs="Arial"/>
                <w:b w:val="0"/>
                <w:bCs w:val="0"/>
                <w:sz w:val="20"/>
                <w:szCs w:val="20"/>
                <w:rtl/>
              </w:rPr>
              <w:t xml:space="preserve"> </w:t>
            </w:r>
            <w:r w:rsidRPr="00AB05A3">
              <w:rPr>
                <w:rStyle w:val="FontStyle25"/>
                <w:rFonts w:asciiTheme="minorBidi" w:hAnsiTheme="minorBidi" w:cs="Arial" w:hint="cs"/>
                <w:b w:val="0"/>
                <w:bCs w:val="0"/>
                <w:sz w:val="20"/>
                <w:szCs w:val="20"/>
                <w:rtl/>
              </w:rPr>
              <w:t>المناسبة</w:t>
            </w:r>
            <w:r w:rsidR="000807F8" w:rsidRPr="000807F8">
              <w:rPr>
                <w:rStyle w:val="FontStyle25"/>
                <w:rFonts w:asciiTheme="minorBidi" w:hAnsiTheme="minorBidi" w:cstheme="minorBidi"/>
                <w:b w:val="0"/>
                <w:bCs w:val="0"/>
                <w:sz w:val="20"/>
                <w:szCs w:val="20"/>
              </w:rPr>
              <w:t>.</w:t>
            </w:r>
          </w:p>
        </w:tc>
      </w:tr>
      <w:tr w:rsidR="000807F8" w14:paraId="096410CC" w14:textId="77777777" w:rsidTr="00BE1178">
        <w:tc>
          <w:tcPr>
            <w:tcW w:w="4770" w:type="dxa"/>
          </w:tcPr>
          <w:p w14:paraId="54CECA20" w14:textId="32B8DF39" w:rsidR="000807F8" w:rsidRPr="001143F8" w:rsidRDefault="00CB2ED3" w:rsidP="007B6F26">
            <w:pPr>
              <w:pStyle w:val="Style2"/>
              <w:widowControl/>
              <w:spacing w:after="120"/>
              <w:rPr>
                <w:rFonts w:cs="Calibri"/>
                <w:bCs/>
                <w:color w:val="000000"/>
                <w:sz w:val="20"/>
                <w:szCs w:val="20"/>
                <w:lang w:val="en-US" w:bidi="en-US"/>
              </w:rPr>
            </w:pPr>
            <w:r>
              <w:rPr>
                <w:rFonts w:cs="Calibri"/>
                <w:bCs/>
                <w:color w:val="000000"/>
                <w:sz w:val="20"/>
                <w:szCs w:val="20"/>
                <w:lang w:val="en-US" w:bidi="en-US"/>
              </w:rPr>
              <w:t>Each</w:t>
            </w:r>
            <w:r w:rsidR="000807F8" w:rsidRPr="001143F8">
              <w:rPr>
                <w:rFonts w:cs="Calibri"/>
                <w:bCs/>
                <w:color w:val="000000"/>
                <w:sz w:val="20"/>
                <w:szCs w:val="20"/>
                <w:lang w:val="en-US" w:bidi="en-US"/>
              </w:rPr>
              <w:t xml:space="preserve"> Data Subject</w:t>
            </w:r>
            <w:r>
              <w:rPr>
                <w:rFonts w:cs="Calibri"/>
                <w:bCs/>
                <w:color w:val="000000"/>
                <w:sz w:val="20"/>
                <w:szCs w:val="20"/>
                <w:lang w:val="en-US" w:bidi="en-US"/>
              </w:rPr>
              <w:t xml:space="preserve"> may, to the extent permitted</w:t>
            </w:r>
            <w:r w:rsidR="000807F8" w:rsidRPr="001143F8">
              <w:rPr>
                <w:rFonts w:cs="Calibri"/>
                <w:bCs/>
                <w:color w:val="000000"/>
                <w:sz w:val="20"/>
                <w:szCs w:val="20"/>
                <w:lang w:val="en-US" w:bidi="en-US"/>
              </w:rPr>
              <w:t xml:space="preserve"> under applicable law</w:t>
            </w:r>
            <w:r>
              <w:rPr>
                <w:rFonts w:cs="Calibri"/>
                <w:bCs/>
                <w:color w:val="000000"/>
                <w:sz w:val="20"/>
                <w:szCs w:val="20"/>
                <w:lang w:val="en-US" w:bidi="en-US"/>
              </w:rPr>
              <w:t>, exercise the following rights</w:t>
            </w:r>
            <w:r w:rsidR="000807F8" w:rsidRPr="001143F8">
              <w:rPr>
                <w:rFonts w:cs="Calibri"/>
                <w:bCs/>
                <w:color w:val="000000"/>
                <w:sz w:val="20"/>
                <w:szCs w:val="20"/>
                <w:lang w:val="en-US" w:bidi="en-US"/>
              </w:rPr>
              <w:t>:</w:t>
            </w:r>
          </w:p>
        </w:tc>
        <w:tc>
          <w:tcPr>
            <w:tcW w:w="4855" w:type="dxa"/>
          </w:tcPr>
          <w:p w14:paraId="1C2D1AA6" w14:textId="3A0392F5" w:rsidR="000807F8" w:rsidRPr="000807F8" w:rsidRDefault="00AB05A3" w:rsidP="007B6F26">
            <w:pPr>
              <w:pStyle w:val="Style8"/>
              <w:widowControl/>
              <w:bidi/>
              <w:spacing w:after="120" w:line="276" w:lineRule="auto"/>
              <w:ind w:left="29"/>
              <w:jc w:val="both"/>
              <w:rPr>
                <w:rStyle w:val="FontStyle25"/>
                <w:rFonts w:asciiTheme="minorBidi" w:hAnsiTheme="minorBidi" w:cstheme="minorBidi"/>
                <w:b w:val="0"/>
                <w:bCs w:val="0"/>
                <w:sz w:val="20"/>
                <w:szCs w:val="20"/>
                <w:lang w:val="en-US"/>
              </w:rPr>
            </w:pPr>
            <w:r w:rsidRPr="00AB05A3">
              <w:rPr>
                <w:rStyle w:val="FontStyle25"/>
                <w:rFonts w:asciiTheme="minorBidi" w:hAnsiTheme="minorBidi" w:cs="Arial" w:hint="cs"/>
                <w:b w:val="0"/>
                <w:bCs w:val="0"/>
                <w:sz w:val="20"/>
                <w:szCs w:val="20"/>
                <w:rtl/>
                <w:lang w:bidi="ar-SA"/>
              </w:rPr>
              <w:t>يجوز</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لكل</w:t>
            </w:r>
            <w:r w:rsidRPr="00AB05A3">
              <w:rPr>
                <w:rStyle w:val="FontStyle25"/>
                <w:rFonts w:asciiTheme="minorBidi" w:hAnsiTheme="minorBidi" w:cs="Arial"/>
                <w:b w:val="0"/>
                <w:bCs w:val="0"/>
                <w:sz w:val="20"/>
                <w:szCs w:val="20"/>
                <w:rtl/>
                <w:lang w:bidi="ar-SA"/>
              </w:rPr>
              <w:t xml:space="preserve"> </w:t>
            </w:r>
            <w:r w:rsidR="00DD492A">
              <w:rPr>
                <w:rStyle w:val="FontStyle25"/>
                <w:rFonts w:asciiTheme="minorBidi" w:hAnsiTheme="minorBidi" w:cs="Arial" w:hint="cs"/>
                <w:b w:val="0"/>
                <w:bCs w:val="0"/>
                <w:sz w:val="20"/>
                <w:szCs w:val="20"/>
                <w:rtl/>
                <w:lang w:bidi="ar-SA"/>
              </w:rPr>
              <w:t>صاحب</w:t>
            </w:r>
            <w:r w:rsidR="00DD492A"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بيانات،</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إلى</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الحد</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المسموح</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به</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بموجب</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القانون</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المعمول</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به،</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ممارسة</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الحقوق</w:t>
            </w:r>
            <w:r w:rsidRPr="00AB05A3">
              <w:rPr>
                <w:rStyle w:val="FontStyle25"/>
                <w:rFonts w:asciiTheme="minorBidi" w:hAnsiTheme="minorBidi" w:cs="Arial"/>
                <w:b w:val="0"/>
                <w:bCs w:val="0"/>
                <w:sz w:val="20"/>
                <w:szCs w:val="20"/>
                <w:rtl/>
                <w:lang w:bidi="ar-SA"/>
              </w:rPr>
              <w:t xml:space="preserve"> </w:t>
            </w:r>
            <w:r w:rsidRPr="00AB05A3">
              <w:rPr>
                <w:rStyle w:val="FontStyle25"/>
                <w:rFonts w:asciiTheme="minorBidi" w:hAnsiTheme="minorBidi" w:cs="Arial" w:hint="cs"/>
                <w:b w:val="0"/>
                <w:bCs w:val="0"/>
                <w:sz w:val="20"/>
                <w:szCs w:val="20"/>
                <w:rtl/>
                <w:lang w:bidi="ar-SA"/>
              </w:rPr>
              <w:t>التالية</w:t>
            </w:r>
            <w:r w:rsidRPr="00AB05A3">
              <w:rPr>
                <w:rStyle w:val="FontStyle25"/>
                <w:rFonts w:asciiTheme="minorBidi" w:hAnsiTheme="minorBidi" w:cs="Arial"/>
                <w:b w:val="0"/>
                <w:bCs w:val="0"/>
                <w:sz w:val="20"/>
                <w:szCs w:val="20"/>
                <w:rtl/>
                <w:lang w:bidi="ar-SA"/>
              </w:rPr>
              <w:t>:</w:t>
            </w:r>
          </w:p>
        </w:tc>
      </w:tr>
      <w:tr w:rsidR="000807F8" w14:paraId="4BDC9A68" w14:textId="77777777" w:rsidTr="00BE1178">
        <w:tc>
          <w:tcPr>
            <w:tcW w:w="4770" w:type="dxa"/>
          </w:tcPr>
          <w:p w14:paraId="324FA650" w14:textId="0A35E6E2" w:rsidR="000807F8" w:rsidRPr="001143F8" w:rsidRDefault="000807F8" w:rsidP="007B6F26">
            <w:pPr>
              <w:pStyle w:val="Style2"/>
              <w:widowControl/>
              <w:numPr>
                <w:ilvl w:val="0"/>
                <w:numId w:val="9"/>
              </w:numPr>
              <w:spacing w:after="120"/>
              <w:jc w:val="both"/>
              <w:rPr>
                <w:rFonts w:cs="Calibri"/>
                <w:bCs/>
                <w:color w:val="000000"/>
                <w:sz w:val="20"/>
                <w:szCs w:val="20"/>
                <w:lang w:val="en-US" w:bidi="en-US"/>
              </w:rPr>
            </w:pPr>
            <w:r w:rsidRPr="001143F8">
              <w:rPr>
                <w:rFonts w:cs="Calibri"/>
                <w:bCs/>
                <w:color w:val="000000"/>
                <w:sz w:val="20"/>
                <w:szCs w:val="20"/>
                <w:lang w:val="en-US" w:bidi="en-US"/>
              </w:rPr>
              <w:t>be informed about the collection and use of Personal Data;</w:t>
            </w:r>
          </w:p>
        </w:tc>
        <w:tc>
          <w:tcPr>
            <w:tcW w:w="4855" w:type="dxa"/>
          </w:tcPr>
          <w:p w14:paraId="34AC2A39" w14:textId="58DC3A4F" w:rsidR="000807F8" w:rsidRPr="000807F8" w:rsidRDefault="000807F8" w:rsidP="007B6F26">
            <w:pPr>
              <w:pStyle w:val="Style8"/>
              <w:widowControl/>
              <w:numPr>
                <w:ilvl w:val="0"/>
                <w:numId w:val="9"/>
              </w:numPr>
              <w:bidi/>
              <w:spacing w:after="120" w:line="276" w:lineRule="auto"/>
              <w:jc w:val="both"/>
              <w:rPr>
                <w:rStyle w:val="FontStyle25"/>
                <w:rFonts w:asciiTheme="minorBidi" w:hAnsiTheme="minorBidi" w:cstheme="minorBidi"/>
                <w:b w:val="0"/>
                <w:bCs w:val="0"/>
                <w:sz w:val="20"/>
                <w:szCs w:val="20"/>
                <w:lang w:val="en-US" w:bidi="ar-QA"/>
              </w:rPr>
            </w:pPr>
            <w:r w:rsidRPr="000807F8">
              <w:rPr>
                <w:rStyle w:val="FontStyle25"/>
                <w:rFonts w:asciiTheme="minorBidi" w:hAnsiTheme="minorBidi" w:cstheme="minorBidi"/>
                <w:b w:val="0"/>
                <w:bCs w:val="0"/>
                <w:sz w:val="20"/>
                <w:szCs w:val="20"/>
                <w:rtl/>
                <w:lang w:bidi="ar-SA"/>
              </w:rPr>
              <w:t>أن يتلقى بلاغاً بجمع بياناته الشخصية أو استخدامها؛</w:t>
            </w:r>
          </w:p>
        </w:tc>
      </w:tr>
      <w:tr w:rsidR="000807F8" w14:paraId="1162B4C7" w14:textId="77777777" w:rsidTr="00BE1178">
        <w:tc>
          <w:tcPr>
            <w:tcW w:w="4770" w:type="dxa"/>
          </w:tcPr>
          <w:p w14:paraId="72B31B7C" w14:textId="2D8AE47B" w:rsidR="000807F8" w:rsidRPr="001143F8" w:rsidRDefault="000807F8" w:rsidP="007B6F26">
            <w:pPr>
              <w:pStyle w:val="Style2"/>
              <w:widowControl/>
              <w:numPr>
                <w:ilvl w:val="0"/>
                <w:numId w:val="9"/>
              </w:numPr>
              <w:spacing w:after="120"/>
              <w:jc w:val="both"/>
              <w:rPr>
                <w:rFonts w:cs="Calibri"/>
                <w:bCs/>
                <w:color w:val="000000"/>
                <w:sz w:val="20"/>
                <w:szCs w:val="20"/>
                <w:lang w:val="en-US" w:bidi="en-US"/>
              </w:rPr>
            </w:pPr>
            <w:r w:rsidRPr="001143F8">
              <w:rPr>
                <w:rFonts w:cs="Calibri"/>
                <w:bCs/>
                <w:color w:val="000000"/>
                <w:sz w:val="20"/>
                <w:szCs w:val="20"/>
                <w:lang w:val="en-US" w:bidi="en-US"/>
              </w:rPr>
              <w:t>to access and to receive a copy of the Personal Data</w:t>
            </w:r>
            <w:r w:rsidR="0094246A">
              <w:rPr>
                <w:rFonts w:cs="Calibri"/>
                <w:bCs/>
                <w:color w:val="000000"/>
                <w:sz w:val="20"/>
                <w:szCs w:val="20"/>
                <w:lang w:val="en-US" w:bidi="en-US"/>
              </w:rPr>
              <w:t>;</w:t>
            </w:r>
          </w:p>
        </w:tc>
        <w:tc>
          <w:tcPr>
            <w:tcW w:w="4855" w:type="dxa"/>
          </w:tcPr>
          <w:p w14:paraId="5C325138" w14:textId="36299227" w:rsidR="000807F8" w:rsidRPr="000807F8" w:rsidRDefault="000807F8" w:rsidP="007B6F26">
            <w:pPr>
              <w:pStyle w:val="ListParagraph"/>
              <w:numPr>
                <w:ilvl w:val="0"/>
                <w:numId w:val="10"/>
              </w:numPr>
              <w:bidi/>
              <w:spacing w:after="120"/>
              <w:rPr>
                <w:rStyle w:val="FontStyle25"/>
                <w:rFonts w:asciiTheme="minorBidi" w:hAnsiTheme="minorBidi" w:cstheme="minorBidi"/>
                <w:b w:val="0"/>
                <w:bCs w:val="0"/>
                <w:sz w:val="20"/>
                <w:szCs w:val="20"/>
                <w:rtl/>
              </w:rPr>
            </w:pPr>
            <w:r w:rsidRPr="000807F8">
              <w:rPr>
                <w:rStyle w:val="FontStyle25"/>
                <w:rFonts w:asciiTheme="minorBidi" w:hAnsiTheme="minorBidi" w:cstheme="minorBidi"/>
                <w:b w:val="0"/>
                <w:bCs w:val="0"/>
                <w:sz w:val="20"/>
                <w:szCs w:val="20"/>
                <w:rtl/>
              </w:rPr>
              <w:t>الاطلاع والحصول على صورة من البيانات الشخصية؛</w:t>
            </w:r>
          </w:p>
        </w:tc>
      </w:tr>
      <w:tr w:rsidR="000807F8" w14:paraId="677E678A" w14:textId="77777777" w:rsidTr="00BE1178">
        <w:tc>
          <w:tcPr>
            <w:tcW w:w="4770" w:type="dxa"/>
          </w:tcPr>
          <w:p w14:paraId="34BC6579" w14:textId="73D8B124" w:rsidR="000807F8" w:rsidRPr="001143F8" w:rsidRDefault="0094246A" w:rsidP="007B6F26">
            <w:pPr>
              <w:pStyle w:val="Style2"/>
              <w:widowControl/>
              <w:numPr>
                <w:ilvl w:val="0"/>
                <w:numId w:val="9"/>
              </w:numPr>
              <w:spacing w:after="120"/>
              <w:jc w:val="both"/>
              <w:rPr>
                <w:rFonts w:cs="Calibri"/>
                <w:bCs/>
                <w:color w:val="000000"/>
                <w:sz w:val="20"/>
                <w:szCs w:val="20"/>
                <w:lang w:val="en-US" w:bidi="en-US"/>
              </w:rPr>
            </w:pPr>
            <w:r>
              <w:rPr>
                <w:rFonts w:cs="Calibri"/>
                <w:bCs/>
                <w:color w:val="000000"/>
                <w:sz w:val="20"/>
                <w:szCs w:val="20"/>
                <w:lang w:val="en-US" w:bidi="en-US"/>
              </w:rPr>
              <w:t>to request</w:t>
            </w:r>
            <w:r w:rsidR="000807F8" w:rsidRPr="001143F8">
              <w:rPr>
                <w:rFonts w:cs="Calibri"/>
                <w:bCs/>
                <w:color w:val="000000"/>
                <w:sz w:val="20"/>
                <w:szCs w:val="20"/>
                <w:lang w:val="en-US" w:bidi="en-US"/>
              </w:rPr>
              <w:t xml:space="preserve"> rectification</w:t>
            </w:r>
            <w:r>
              <w:rPr>
                <w:rFonts w:cs="Calibri"/>
                <w:bCs/>
                <w:color w:val="000000"/>
                <w:sz w:val="20"/>
                <w:szCs w:val="20"/>
                <w:lang w:val="en-US" w:bidi="en-US"/>
              </w:rPr>
              <w:t xml:space="preserve"> or erasure of Personal</w:t>
            </w:r>
            <w:r w:rsidR="000807F8" w:rsidRPr="001143F8">
              <w:rPr>
                <w:rFonts w:cs="Calibri"/>
                <w:bCs/>
                <w:color w:val="000000"/>
                <w:sz w:val="20"/>
                <w:szCs w:val="20"/>
                <w:lang w:val="en-US" w:bidi="en-US"/>
              </w:rPr>
              <w:t xml:space="preserve"> Data;</w:t>
            </w:r>
          </w:p>
        </w:tc>
        <w:tc>
          <w:tcPr>
            <w:tcW w:w="4855" w:type="dxa"/>
          </w:tcPr>
          <w:p w14:paraId="3A8DA84D" w14:textId="2769AA60" w:rsidR="000807F8" w:rsidRPr="000807F8" w:rsidRDefault="00AB05A3" w:rsidP="007B6F26">
            <w:pPr>
              <w:pStyle w:val="ListParagraph"/>
              <w:numPr>
                <w:ilvl w:val="0"/>
                <w:numId w:val="10"/>
              </w:numPr>
              <w:bidi/>
              <w:spacing w:after="120"/>
              <w:rPr>
                <w:rStyle w:val="FontStyle25"/>
                <w:rFonts w:asciiTheme="minorBidi" w:hAnsiTheme="minorBidi" w:cstheme="minorBidi"/>
                <w:b w:val="0"/>
                <w:bCs w:val="0"/>
                <w:sz w:val="20"/>
                <w:szCs w:val="20"/>
                <w:rtl/>
              </w:rPr>
            </w:pPr>
            <w:r>
              <w:rPr>
                <w:rStyle w:val="FontStyle25"/>
                <w:rFonts w:asciiTheme="minorBidi" w:hAnsiTheme="minorBidi" w:cstheme="minorBidi" w:hint="cs"/>
                <w:b w:val="0"/>
                <w:bCs w:val="0"/>
                <w:sz w:val="20"/>
                <w:szCs w:val="20"/>
                <w:rtl/>
              </w:rPr>
              <w:t xml:space="preserve">طلب </w:t>
            </w:r>
            <w:r w:rsidR="000807F8" w:rsidRPr="000807F8">
              <w:rPr>
                <w:rStyle w:val="FontStyle25"/>
                <w:rFonts w:asciiTheme="minorBidi" w:hAnsiTheme="minorBidi" w:cstheme="minorBidi"/>
                <w:b w:val="0"/>
                <w:bCs w:val="0"/>
                <w:sz w:val="20"/>
                <w:szCs w:val="20"/>
                <w:rtl/>
              </w:rPr>
              <w:t>تصحيح</w:t>
            </w:r>
            <w:r>
              <w:rPr>
                <w:rStyle w:val="FontStyle25"/>
                <w:rFonts w:asciiTheme="minorBidi" w:hAnsiTheme="minorBidi" w:cstheme="minorBidi" w:hint="cs"/>
                <w:b w:val="0"/>
                <w:bCs w:val="0"/>
                <w:sz w:val="20"/>
                <w:szCs w:val="20"/>
                <w:rtl/>
                <w:lang w:bidi="ar-QA"/>
              </w:rPr>
              <w:t xml:space="preserve"> او </w:t>
            </w:r>
            <w:r w:rsidRPr="000807F8">
              <w:rPr>
                <w:rStyle w:val="FontStyle25"/>
                <w:rFonts w:asciiTheme="minorBidi" w:hAnsiTheme="minorBidi" w:cstheme="minorBidi"/>
                <w:b w:val="0"/>
                <w:bCs w:val="0"/>
                <w:sz w:val="20"/>
                <w:szCs w:val="20"/>
                <w:rtl/>
              </w:rPr>
              <w:t>حذف</w:t>
            </w:r>
            <w:r w:rsidR="000807F8" w:rsidRPr="000807F8">
              <w:rPr>
                <w:rStyle w:val="FontStyle25"/>
                <w:rFonts w:asciiTheme="minorBidi" w:hAnsiTheme="minorBidi" w:cstheme="minorBidi"/>
                <w:b w:val="0"/>
                <w:bCs w:val="0"/>
                <w:sz w:val="20"/>
                <w:szCs w:val="20"/>
                <w:rtl/>
              </w:rPr>
              <w:t xml:space="preserve"> بيانات شخصية؛</w:t>
            </w:r>
          </w:p>
        </w:tc>
      </w:tr>
      <w:tr w:rsidR="000807F8" w14:paraId="4186A8A5" w14:textId="77777777" w:rsidTr="00BE1178">
        <w:tc>
          <w:tcPr>
            <w:tcW w:w="4770" w:type="dxa"/>
          </w:tcPr>
          <w:p w14:paraId="22F452C5" w14:textId="08ACC356" w:rsidR="000807F8" w:rsidRPr="001143F8" w:rsidRDefault="0094246A" w:rsidP="007B6F26">
            <w:pPr>
              <w:pStyle w:val="Style2"/>
              <w:widowControl/>
              <w:numPr>
                <w:ilvl w:val="0"/>
                <w:numId w:val="9"/>
              </w:numPr>
              <w:spacing w:after="120"/>
              <w:jc w:val="both"/>
              <w:rPr>
                <w:rFonts w:cs="Calibri"/>
                <w:bCs/>
                <w:color w:val="000000"/>
                <w:sz w:val="20"/>
                <w:szCs w:val="20"/>
                <w:lang w:val="en-US" w:bidi="en-US"/>
              </w:rPr>
            </w:pPr>
            <w:r>
              <w:rPr>
                <w:rFonts w:cs="Calibri"/>
                <w:bCs/>
                <w:color w:val="000000"/>
                <w:sz w:val="20"/>
                <w:szCs w:val="20"/>
                <w:lang w:val="en-US" w:bidi="en-US"/>
              </w:rPr>
              <w:lastRenderedPageBreak/>
              <w:t xml:space="preserve">to request </w:t>
            </w:r>
            <w:r w:rsidRPr="001143F8">
              <w:rPr>
                <w:rFonts w:cs="Calibri"/>
                <w:bCs/>
                <w:color w:val="000000"/>
                <w:sz w:val="20"/>
                <w:szCs w:val="20"/>
                <w:lang w:val="en-US" w:bidi="en-US"/>
              </w:rPr>
              <w:t>restrict</w:t>
            </w:r>
            <w:r>
              <w:rPr>
                <w:rFonts w:cs="Calibri"/>
                <w:bCs/>
                <w:color w:val="000000"/>
                <w:sz w:val="20"/>
                <w:szCs w:val="20"/>
                <w:lang w:val="en-US" w:bidi="en-US"/>
              </w:rPr>
              <w:t>ion of</w:t>
            </w:r>
            <w:r w:rsidR="000807F8" w:rsidRPr="001143F8">
              <w:rPr>
                <w:rFonts w:cs="Calibri"/>
                <w:bCs/>
                <w:color w:val="000000"/>
                <w:sz w:val="20"/>
                <w:szCs w:val="20"/>
                <w:lang w:val="en-US" w:bidi="en-US"/>
              </w:rPr>
              <w:t xml:space="preserve"> processing</w:t>
            </w:r>
            <w:r>
              <w:rPr>
                <w:rFonts w:cs="Calibri"/>
                <w:bCs/>
                <w:color w:val="000000"/>
                <w:sz w:val="20"/>
                <w:szCs w:val="20"/>
                <w:lang w:val="en-US" w:bidi="en-US"/>
              </w:rPr>
              <w:t>;</w:t>
            </w:r>
          </w:p>
        </w:tc>
        <w:tc>
          <w:tcPr>
            <w:tcW w:w="4855" w:type="dxa"/>
          </w:tcPr>
          <w:p w14:paraId="12181913" w14:textId="38326AF1" w:rsidR="000807F8" w:rsidRPr="000807F8" w:rsidRDefault="005771D3" w:rsidP="007B6F26">
            <w:pPr>
              <w:pStyle w:val="ListParagraph"/>
              <w:numPr>
                <w:ilvl w:val="0"/>
                <w:numId w:val="10"/>
              </w:numPr>
              <w:bidi/>
              <w:spacing w:after="120"/>
              <w:rPr>
                <w:rStyle w:val="FontStyle25"/>
                <w:rFonts w:asciiTheme="minorBidi" w:hAnsiTheme="minorBidi" w:cstheme="minorBidi"/>
                <w:b w:val="0"/>
                <w:bCs w:val="0"/>
                <w:sz w:val="20"/>
                <w:szCs w:val="20"/>
                <w:rtl/>
              </w:rPr>
            </w:pPr>
            <w:r>
              <w:rPr>
                <w:rStyle w:val="FontStyle25"/>
                <w:rFonts w:asciiTheme="minorBidi" w:hAnsiTheme="minorBidi" w:cstheme="minorBidi" w:hint="cs"/>
                <w:b w:val="0"/>
                <w:bCs w:val="0"/>
                <w:sz w:val="20"/>
                <w:szCs w:val="20"/>
                <w:rtl/>
              </w:rPr>
              <w:t>طلب</w:t>
            </w:r>
            <w:r w:rsidRPr="000807F8">
              <w:rPr>
                <w:rStyle w:val="FontStyle25"/>
                <w:rFonts w:asciiTheme="minorBidi" w:hAnsiTheme="minorBidi" w:cstheme="minorBidi"/>
                <w:b w:val="0"/>
                <w:bCs w:val="0"/>
                <w:sz w:val="20"/>
                <w:szCs w:val="20"/>
                <w:rtl/>
              </w:rPr>
              <w:t xml:space="preserve"> </w:t>
            </w:r>
            <w:r w:rsidR="000807F8" w:rsidRPr="000807F8">
              <w:rPr>
                <w:rStyle w:val="FontStyle25"/>
                <w:rFonts w:asciiTheme="minorBidi" w:hAnsiTheme="minorBidi" w:cstheme="minorBidi"/>
                <w:b w:val="0"/>
                <w:bCs w:val="0"/>
                <w:sz w:val="20"/>
                <w:szCs w:val="20"/>
                <w:rtl/>
              </w:rPr>
              <w:t>تقييد معالجة البيانات الشخصية؛</w:t>
            </w:r>
          </w:p>
        </w:tc>
      </w:tr>
      <w:tr w:rsidR="000807F8" w14:paraId="252FF1BB" w14:textId="77777777" w:rsidTr="00BE1178">
        <w:tc>
          <w:tcPr>
            <w:tcW w:w="4770" w:type="dxa"/>
          </w:tcPr>
          <w:p w14:paraId="1ABF8E2A" w14:textId="618C17F0" w:rsidR="000807F8" w:rsidRPr="001143F8" w:rsidRDefault="0094246A" w:rsidP="007B6F26">
            <w:pPr>
              <w:pStyle w:val="Style2"/>
              <w:widowControl/>
              <w:numPr>
                <w:ilvl w:val="0"/>
                <w:numId w:val="9"/>
              </w:numPr>
              <w:spacing w:after="120"/>
              <w:jc w:val="both"/>
              <w:rPr>
                <w:rFonts w:cs="Calibri"/>
                <w:bCs/>
                <w:color w:val="000000"/>
                <w:sz w:val="20"/>
                <w:szCs w:val="20"/>
                <w:lang w:val="en-US" w:bidi="en-US"/>
              </w:rPr>
            </w:pPr>
            <w:proofErr w:type="gramStart"/>
            <w:r>
              <w:rPr>
                <w:rFonts w:cs="Calibri"/>
                <w:bCs/>
                <w:color w:val="000000"/>
                <w:sz w:val="20"/>
                <w:szCs w:val="20"/>
                <w:lang w:val="en-US" w:bidi="en-US"/>
              </w:rPr>
              <w:t>to request</w:t>
            </w:r>
            <w:proofErr w:type="gramEnd"/>
            <w:r w:rsidR="000807F8" w:rsidRPr="001143F8">
              <w:rPr>
                <w:rFonts w:cs="Calibri"/>
                <w:bCs/>
                <w:color w:val="000000"/>
                <w:sz w:val="20"/>
                <w:szCs w:val="20"/>
                <w:lang w:val="en-US" w:bidi="en-US"/>
              </w:rPr>
              <w:t xml:space="preserve"> portability</w:t>
            </w:r>
            <w:r>
              <w:rPr>
                <w:rFonts w:cs="Calibri"/>
                <w:bCs/>
                <w:color w:val="000000"/>
                <w:sz w:val="20"/>
                <w:szCs w:val="20"/>
                <w:lang w:val="en-US" w:bidi="en-US"/>
              </w:rPr>
              <w:t xml:space="preserve"> of </w:t>
            </w:r>
            <w:r w:rsidR="000807F8" w:rsidRPr="001143F8">
              <w:rPr>
                <w:rFonts w:cs="Calibri"/>
                <w:bCs/>
                <w:color w:val="000000"/>
                <w:sz w:val="20"/>
                <w:szCs w:val="20"/>
                <w:lang w:val="en-US" w:bidi="en-US"/>
              </w:rPr>
              <w:t>Personal Data</w:t>
            </w:r>
            <w:r>
              <w:rPr>
                <w:rFonts w:cs="Calibri"/>
                <w:bCs/>
                <w:color w:val="000000"/>
                <w:sz w:val="20"/>
                <w:szCs w:val="20"/>
                <w:lang w:val="en-US" w:bidi="en-US"/>
              </w:rPr>
              <w:t>;</w:t>
            </w:r>
          </w:p>
        </w:tc>
        <w:tc>
          <w:tcPr>
            <w:tcW w:w="4855" w:type="dxa"/>
          </w:tcPr>
          <w:p w14:paraId="41BDB0AF" w14:textId="1BB9EA1C" w:rsidR="000807F8" w:rsidRPr="000807F8" w:rsidRDefault="005771D3" w:rsidP="007B6F26">
            <w:pPr>
              <w:pStyle w:val="ListParagraph"/>
              <w:numPr>
                <w:ilvl w:val="0"/>
                <w:numId w:val="10"/>
              </w:numPr>
              <w:bidi/>
              <w:spacing w:after="120"/>
              <w:rPr>
                <w:rStyle w:val="FontStyle25"/>
                <w:rFonts w:asciiTheme="minorBidi" w:hAnsiTheme="minorBidi" w:cstheme="minorBidi"/>
                <w:b w:val="0"/>
                <w:bCs w:val="0"/>
                <w:sz w:val="20"/>
                <w:szCs w:val="20"/>
                <w:rtl/>
              </w:rPr>
            </w:pPr>
            <w:r>
              <w:rPr>
                <w:rStyle w:val="FontStyle25"/>
                <w:rFonts w:asciiTheme="minorBidi" w:hAnsiTheme="minorBidi" w:cstheme="minorBidi" w:hint="cs"/>
                <w:b w:val="0"/>
                <w:bCs w:val="0"/>
                <w:sz w:val="20"/>
                <w:szCs w:val="20"/>
                <w:rtl/>
              </w:rPr>
              <w:t>طلب</w:t>
            </w:r>
            <w:r w:rsidR="000807F8" w:rsidRPr="000807F8">
              <w:rPr>
                <w:rStyle w:val="FontStyle25"/>
                <w:rFonts w:asciiTheme="minorBidi" w:hAnsiTheme="minorBidi" w:cstheme="minorBidi"/>
                <w:b w:val="0"/>
                <w:bCs w:val="0"/>
                <w:sz w:val="20"/>
                <w:szCs w:val="20"/>
                <w:rtl/>
              </w:rPr>
              <w:t xml:space="preserve"> نقل البيانات الشخصية؛</w:t>
            </w:r>
          </w:p>
        </w:tc>
      </w:tr>
      <w:tr w:rsidR="000807F8" w14:paraId="0B174839" w14:textId="77777777" w:rsidTr="00BE1178">
        <w:tc>
          <w:tcPr>
            <w:tcW w:w="4770" w:type="dxa"/>
          </w:tcPr>
          <w:p w14:paraId="50CC2CD1" w14:textId="24A08123" w:rsidR="000807F8" w:rsidRPr="001143F8" w:rsidRDefault="0094246A" w:rsidP="007B6F26">
            <w:pPr>
              <w:pStyle w:val="Style2"/>
              <w:widowControl/>
              <w:numPr>
                <w:ilvl w:val="0"/>
                <w:numId w:val="9"/>
              </w:numPr>
              <w:spacing w:after="120"/>
              <w:jc w:val="both"/>
              <w:rPr>
                <w:rFonts w:cs="Calibri"/>
                <w:bCs/>
                <w:color w:val="000000"/>
                <w:sz w:val="20"/>
                <w:szCs w:val="20"/>
                <w:lang w:val="en-US" w:bidi="en-US"/>
              </w:rPr>
            </w:pPr>
            <w:r>
              <w:rPr>
                <w:rFonts w:cs="Calibri"/>
                <w:bCs/>
                <w:color w:val="000000"/>
                <w:sz w:val="20"/>
                <w:szCs w:val="20"/>
                <w:lang w:val="en-US" w:bidi="en-US"/>
              </w:rPr>
              <w:t>to</w:t>
            </w:r>
            <w:r w:rsidR="000807F8" w:rsidRPr="001143F8">
              <w:rPr>
                <w:rFonts w:cs="Calibri"/>
                <w:bCs/>
                <w:color w:val="000000"/>
                <w:sz w:val="20"/>
                <w:szCs w:val="20"/>
                <w:lang w:val="en-US" w:bidi="en-US"/>
              </w:rPr>
              <w:t xml:space="preserve"> revoke consent at any time; and</w:t>
            </w:r>
          </w:p>
        </w:tc>
        <w:tc>
          <w:tcPr>
            <w:tcW w:w="4855" w:type="dxa"/>
          </w:tcPr>
          <w:p w14:paraId="43E03327" w14:textId="39249FF4" w:rsidR="000807F8" w:rsidRPr="000807F8" w:rsidRDefault="000807F8" w:rsidP="007B6F26">
            <w:pPr>
              <w:pStyle w:val="ListParagraph"/>
              <w:numPr>
                <w:ilvl w:val="0"/>
                <w:numId w:val="10"/>
              </w:numPr>
              <w:bidi/>
              <w:spacing w:after="120"/>
              <w:rPr>
                <w:rStyle w:val="FontStyle25"/>
                <w:rFonts w:asciiTheme="minorBidi" w:hAnsiTheme="minorBidi" w:cstheme="minorBidi"/>
                <w:b w:val="0"/>
                <w:bCs w:val="0"/>
                <w:sz w:val="20"/>
                <w:szCs w:val="20"/>
                <w:rtl/>
              </w:rPr>
            </w:pPr>
            <w:r w:rsidRPr="000807F8">
              <w:rPr>
                <w:rStyle w:val="FontStyle25"/>
                <w:rFonts w:asciiTheme="minorBidi" w:hAnsiTheme="minorBidi" w:cstheme="minorBidi"/>
                <w:b w:val="0"/>
                <w:bCs w:val="0"/>
                <w:sz w:val="20"/>
                <w:szCs w:val="20"/>
                <w:rtl/>
              </w:rPr>
              <w:t>التراجع عن الموافقة في أي وقت؛ و</w:t>
            </w:r>
          </w:p>
        </w:tc>
      </w:tr>
      <w:tr w:rsidR="000807F8" w14:paraId="5A2C41DD" w14:textId="77777777" w:rsidTr="00BE1178">
        <w:tc>
          <w:tcPr>
            <w:tcW w:w="4770" w:type="dxa"/>
          </w:tcPr>
          <w:p w14:paraId="645481CD" w14:textId="50C65EEE" w:rsidR="000807F8" w:rsidRPr="001143F8" w:rsidRDefault="0094246A" w:rsidP="007B6F26">
            <w:pPr>
              <w:pStyle w:val="Style2"/>
              <w:widowControl/>
              <w:numPr>
                <w:ilvl w:val="0"/>
                <w:numId w:val="9"/>
              </w:numPr>
              <w:spacing w:after="120"/>
              <w:jc w:val="both"/>
              <w:rPr>
                <w:rFonts w:cs="Calibri"/>
                <w:bCs/>
                <w:color w:val="000000"/>
                <w:sz w:val="20"/>
                <w:szCs w:val="20"/>
                <w:lang w:val="en-US" w:bidi="en-US"/>
              </w:rPr>
            </w:pPr>
            <w:r>
              <w:rPr>
                <w:rFonts w:cs="Calibri"/>
                <w:bCs/>
                <w:color w:val="000000"/>
                <w:sz w:val="20"/>
                <w:szCs w:val="20"/>
                <w:lang w:val="en-US" w:bidi="en-US"/>
              </w:rPr>
              <w:t xml:space="preserve">to object to </w:t>
            </w:r>
            <w:r w:rsidR="000807F8" w:rsidRPr="001143F8">
              <w:rPr>
                <w:rFonts w:cs="Calibri"/>
                <w:bCs/>
                <w:color w:val="000000"/>
                <w:sz w:val="20"/>
                <w:szCs w:val="20"/>
                <w:lang w:val="en-US" w:bidi="en-US"/>
              </w:rPr>
              <w:t>automated decision-making and profiling.</w:t>
            </w:r>
          </w:p>
        </w:tc>
        <w:tc>
          <w:tcPr>
            <w:tcW w:w="4855" w:type="dxa"/>
          </w:tcPr>
          <w:p w14:paraId="19046F3D" w14:textId="4D192E4E" w:rsidR="000807F8" w:rsidRPr="000807F8" w:rsidRDefault="003B03A8" w:rsidP="007B6F26">
            <w:pPr>
              <w:pStyle w:val="ListParagraph"/>
              <w:numPr>
                <w:ilvl w:val="0"/>
                <w:numId w:val="10"/>
              </w:numPr>
              <w:bidi/>
              <w:spacing w:after="120"/>
              <w:jc w:val="both"/>
              <w:rPr>
                <w:rStyle w:val="FontStyle25"/>
                <w:rFonts w:asciiTheme="minorBidi" w:hAnsiTheme="minorBidi" w:cstheme="minorBidi"/>
                <w:b w:val="0"/>
                <w:bCs w:val="0"/>
                <w:sz w:val="20"/>
                <w:szCs w:val="20"/>
                <w:rtl/>
              </w:rPr>
            </w:pPr>
            <w:r w:rsidRPr="003B03A8">
              <w:rPr>
                <w:rStyle w:val="FontStyle25"/>
                <w:rFonts w:asciiTheme="minorBidi" w:hAnsiTheme="minorBidi" w:cs="Arial" w:hint="cs"/>
                <w:b w:val="0"/>
                <w:bCs w:val="0"/>
                <w:sz w:val="20"/>
                <w:szCs w:val="20"/>
                <w:rtl/>
              </w:rPr>
              <w:t>الاعتراض</w:t>
            </w:r>
            <w:r w:rsidRPr="003B03A8" w:rsidDel="003B03A8">
              <w:rPr>
                <w:rStyle w:val="FontStyle25"/>
                <w:rFonts w:asciiTheme="minorBidi" w:hAnsiTheme="minorBidi" w:cs="Arial"/>
                <w:b w:val="0"/>
                <w:bCs w:val="0"/>
                <w:sz w:val="20"/>
                <w:szCs w:val="20"/>
                <w:rtl/>
              </w:rPr>
              <w:t xml:space="preserve"> </w:t>
            </w:r>
            <w:r w:rsidR="000807F8" w:rsidRPr="000807F8">
              <w:rPr>
                <w:rStyle w:val="FontStyle25"/>
                <w:rFonts w:asciiTheme="minorBidi" w:hAnsiTheme="minorBidi" w:cstheme="minorBidi"/>
                <w:b w:val="0"/>
                <w:bCs w:val="0"/>
                <w:sz w:val="20"/>
                <w:szCs w:val="20"/>
                <w:rtl/>
              </w:rPr>
              <w:t>فيما يتعلق باتخاذ القرار الآلي والتوصيف (التنميط).</w:t>
            </w:r>
          </w:p>
        </w:tc>
      </w:tr>
      <w:tr w:rsidR="000807F8" w14:paraId="1D432028" w14:textId="77777777" w:rsidTr="00BE1178">
        <w:tc>
          <w:tcPr>
            <w:tcW w:w="4770" w:type="dxa"/>
          </w:tcPr>
          <w:p w14:paraId="48E9002D" w14:textId="465707B8" w:rsidR="000807F8" w:rsidRPr="001143F8" w:rsidRDefault="000807F8" w:rsidP="007B6F26">
            <w:pPr>
              <w:pStyle w:val="Style2"/>
              <w:widowControl/>
              <w:spacing w:before="120" w:after="120"/>
              <w:jc w:val="both"/>
              <w:rPr>
                <w:rFonts w:cs="Calibri"/>
                <w:bCs/>
                <w:color w:val="000000"/>
                <w:sz w:val="20"/>
                <w:szCs w:val="20"/>
                <w:lang w:val="en-US" w:bidi="en-US"/>
              </w:rPr>
            </w:pPr>
            <w:r w:rsidRPr="001143F8">
              <w:rPr>
                <w:rFonts w:cs="Calibri"/>
                <w:bCs/>
                <w:color w:val="000000"/>
                <w:sz w:val="20"/>
                <w:szCs w:val="20"/>
                <w:lang w:val="en-US" w:bidi="en-US"/>
              </w:rPr>
              <w:t xml:space="preserve">In the event of any cause for complaint or question about the use of Personal Data, the Data Subject may contact SC at the following email address: </w:t>
            </w:r>
            <w:hyperlink r:id="rId18" w:history="1">
              <w:r w:rsidR="003C761D" w:rsidRPr="00395C8A">
                <w:rPr>
                  <w:rStyle w:val="Hyperlink"/>
                  <w:rFonts w:cs="Calibri"/>
                  <w:bCs/>
                  <w:sz w:val="20"/>
                  <w:szCs w:val="20"/>
                  <w:lang w:val="en-US" w:bidi="en-US"/>
                </w:rPr>
                <w:t>info@sc.qa</w:t>
              </w:r>
            </w:hyperlink>
            <w:r w:rsidR="003C761D">
              <w:rPr>
                <w:rFonts w:cs="Calibri"/>
                <w:bCs/>
                <w:color w:val="000000"/>
                <w:sz w:val="20"/>
                <w:szCs w:val="20"/>
                <w:lang w:val="en-US" w:bidi="en-US"/>
              </w:rPr>
              <w:t xml:space="preserve">. </w:t>
            </w:r>
            <w:r w:rsidRPr="001143F8">
              <w:rPr>
                <w:rFonts w:cs="Calibri"/>
                <w:bCs/>
                <w:color w:val="000000"/>
                <w:sz w:val="20"/>
                <w:szCs w:val="20"/>
                <w:lang w:val="en-US" w:bidi="en-US"/>
              </w:rPr>
              <w:t xml:space="preserve"> All notices may also be addressed to Supreme Committee for Delivery and Legacy, 11th Floor (Legal Department), Al Bidda Tower, Al Corniche Street, P.O. Box 62022, Doha, Qatar, Attention: Youth Programme.</w:t>
            </w:r>
          </w:p>
        </w:tc>
        <w:tc>
          <w:tcPr>
            <w:tcW w:w="4855" w:type="dxa"/>
          </w:tcPr>
          <w:p w14:paraId="2DB89544" w14:textId="29A9056A" w:rsidR="000807F8" w:rsidRPr="00695A4B" w:rsidRDefault="00695A4B" w:rsidP="002B2C54">
            <w:pPr>
              <w:pStyle w:val="Style8"/>
              <w:widowControl/>
              <w:bidi/>
              <w:spacing w:before="120" w:after="120" w:line="276" w:lineRule="auto"/>
              <w:ind w:left="29"/>
              <w:jc w:val="both"/>
              <w:rPr>
                <w:rStyle w:val="FontStyle25"/>
                <w:rFonts w:asciiTheme="minorBidi" w:hAnsiTheme="minorBidi" w:cstheme="minorBidi"/>
                <w:b w:val="0"/>
                <w:bCs w:val="0"/>
                <w:sz w:val="20"/>
                <w:szCs w:val="20"/>
                <w:lang w:val="en-US" w:bidi="ar-QA"/>
              </w:rPr>
            </w:pPr>
            <w:r w:rsidRPr="00695A4B">
              <w:rPr>
                <w:rStyle w:val="FontStyle25"/>
                <w:rFonts w:asciiTheme="minorBidi" w:hAnsiTheme="minorBidi" w:cstheme="minorBidi"/>
                <w:b w:val="0"/>
                <w:bCs w:val="0"/>
                <w:sz w:val="20"/>
                <w:szCs w:val="20"/>
                <w:rtl/>
                <w:lang w:bidi="ar-SA"/>
              </w:rPr>
              <w:t xml:space="preserve">في حال تحقق أي سبب للشكوى أو الاستفسار حول استخدام البيانات الشخصية، فيحق </w:t>
            </w:r>
            <w:r w:rsidR="00DD492A" w:rsidRPr="00695A4B">
              <w:rPr>
                <w:rStyle w:val="FontStyle25"/>
                <w:rFonts w:asciiTheme="minorBidi" w:hAnsiTheme="minorBidi" w:cstheme="minorBidi"/>
                <w:b w:val="0"/>
                <w:bCs w:val="0"/>
                <w:sz w:val="20"/>
                <w:szCs w:val="20"/>
                <w:rtl/>
                <w:lang w:bidi="ar-SA"/>
              </w:rPr>
              <w:t>لل</w:t>
            </w:r>
            <w:r w:rsidR="00DD492A">
              <w:rPr>
                <w:rStyle w:val="FontStyle25"/>
                <w:rFonts w:asciiTheme="minorBidi" w:hAnsiTheme="minorBidi" w:cstheme="minorBidi" w:hint="cs"/>
                <w:b w:val="0"/>
                <w:bCs w:val="0"/>
                <w:sz w:val="20"/>
                <w:szCs w:val="20"/>
                <w:rtl/>
                <w:lang w:bidi="ar-SA"/>
              </w:rPr>
              <w:t>صاحب البيانات</w:t>
            </w:r>
            <w:r w:rsidR="00DD492A" w:rsidRPr="00695A4B">
              <w:rPr>
                <w:rStyle w:val="FontStyle25"/>
                <w:rFonts w:asciiTheme="minorBidi" w:hAnsiTheme="minorBidi" w:cstheme="minorBidi"/>
                <w:b w:val="0"/>
                <w:bCs w:val="0"/>
                <w:sz w:val="20"/>
                <w:szCs w:val="20"/>
                <w:rtl/>
                <w:lang w:bidi="ar-SA"/>
              </w:rPr>
              <w:t xml:space="preserve"> </w:t>
            </w:r>
            <w:r w:rsidRPr="00695A4B">
              <w:rPr>
                <w:rStyle w:val="FontStyle25"/>
                <w:rFonts w:asciiTheme="minorBidi" w:hAnsiTheme="minorBidi" w:cstheme="minorBidi"/>
                <w:b w:val="0"/>
                <w:bCs w:val="0"/>
                <w:sz w:val="20"/>
                <w:szCs w:val="20"/>
                <w:rtl/>
                <w:lang w:bidi="ar-SA"/>
              </w:rPr>
              <w:t>موضوع البيانات التواصل مع اللجنة العليا على عنوان البريد الإلكتروني التالي</w:t>
            </w:r>
            <w:r w:rsidRPr="00695A4B">
              <w:rPr>
                <w:rStyle w:val="FontStyle25"/>
                <w:rFonts w:asciiTheme="minorBidi" w:hAnsiTheme="minorBidi" w:cstheme="minorBidi"/>
                <w:b w:val="0"/>
                <w:bCs w:val="0"/>
                <w:sz w:val="20"/>
                <w:szCs w:val="20"/>
                <w:lang w:bidi="ar-SA"/>
              </w:rPr>
              <w:t xml:space="preserve">: </w:t>
            </w:r>
            <w:r w:rsidRPr="00695A4B">
              <w:rPr>
                <w:rStyle w:val="FontStyle25"/>
                <w:rFonts w:asciiTheme="minorBidi" w:hAnsiTheme="minorBidi" w:cstheme="minorBidi"/>
                <w:b w:val="0"/>
                <w:bCs w:val="0"/>
                <w:sz w:val="20"/>
                <w:szCs w:val="20"/>
                <w:rtl/>
                <w:lang w:bidi="ar-SA"/>
              </w:rPr>
              <w:t xml:space="preserve"> </w:t>
            </w:r>
            <w:hyperlink r:id="rId19" w:history="1">
              <w:r w:rsidRPr="00695A4B">
                <w:rPr>
                  <w:rStyle w:val="Hyperlink"/>
                  <w:rFonts w:asciiTheme="minorBidi" w:hAnsiTheme="minorBidi" w:cstheme="minorBidi"/>
                  <w:b/>
                  <w:bCs/>
                  <w:sz w:val="20"/>
                  <w:szCs w:val="20"/>
                </w:rPr>
                <w:t>info@sc.qa</w:t>
              </w:r>
            </w:hyperlink>
            <w:r w:rsidRPr="00695A4B">
              <w:rPr>
                <w:rStyle w:val="FontStyle25"/>
                <w:rFonts w:asciiTheme="minorBidi" w:hAnsiTheme="minorBidi" w:cstheme="minorBidi"/>
                <w:b w:val="0"/>
                <w:bCs w:val="0"/>
                <w:sz w:val="20"/>
                <w:szCs w:val="20"/>
                <w:rtl/>
                <w:lang w:bidi="ar-SA"/>
              </w:rPr>
              <w:t>.</w:t>
            </w:r>
            <w:r w:rsidRPr="00695A4B">
              <w:rPr>
                <w:rStyle w:val="FontStyle25"/>
                <w:rFonts w:asciiTheme="minorBidi" w:hAnsiTheme="minorBidi" w:cstheme="minorBidi"/>
                <w:b w:val="0"/>
                <w:bCs w:val="0"/>
                <w:sz w:val="20"/>
                <w:szCs w:val="20"/>
                <w:lang w:bidi="ar-SA"/>
              </w:rPr>
              <w:t xml:space="preserve"> </w:t>
            </w:r>
            <w:r w:rsidRPr="00695A4B">
              <w:rPr>
                <w:rStyle w:val="FontStyle25"/>
                <w:rFonts w:asciiTheme="minorBidi" w:hAnsiTheme="minorBidi" w:cstheme="minorBidi"/>
                <w:b w:val="0"/>
                <w:bCs w:val="0"/>
                <w:sz w:val="20"/>
                <w:szCs w:val="20"/>
                <w:rtl/>
                <w:lang w:bidi="ar-SA"/>
              </w:rPr>
              <w:t>تُوجه الإخطارات إلى اللجنة العليا</w:t>
            </w:r>
            <w:r w:rsidR="0099138A" w:rsidRPr="00695A4B" w:rsidDel="0099138A">
              <w:rPr>
                <w:rStyle w:val="FontStyle25"/>
                <w:rFonts w:asciiTheme="minorBidi" w:hAnsiTheme="minorBidi" w:cstheme="minorBidi"/>
                <w:b w:val="0"/>
                <w:bCs w:val="0"/>
                <w:sz w:val="20"/>
                <w:szCs w:val="20"/>
                <w:rtl/>
                <w:lang w:bidi="ar-SA"/>
              </w:rPr>
              <w:t xml:space="preserve"> </w:t>
            </w:r>
            <w:r w:rsidRPr="00695A4B">
              <w:rPr>
                <w:rStyle w:val="FontStyle25"/>
                <w:rFonts w:asciiTheme="minorBidi" w:hAnsiTheme="minorBidi" w:cstheme="minorBidi"/>
                <w:b w:val="0"/>
                <w:bCs w:val="0"/>
                <w:sz w:val="20"/>
                <w:szCs w:val="20"/>
                <w:rtl/>
                <w:lang w:bidi="ar-SA"/>
              </w:rPr>
              <w:t>، الدور الحادي عشر</w:t>
            </w:r>
            <w:r w:rsidR="0099138A">
              <w:rPr>
                <w:rStyle w:val="FontStyle25"/>
                <w:rFonts w:asciiTheme="minorBidi" w:hAnsiTheme="minorBidi" w:cstheme="minorBidi" w:hint="cs"/>
                <w:b w:val="0"/>
                <w:bCs w:val="0"/>
                <w:sz w:val="20"/>
                <w:szCs w:val="20"/>
                <w:rtl/>
                <w:lang w:bidi="ar-SA"/>
              </w:rPr>
              <w:t xml:space="preserve"> </w:t>
            </w:r>
            <w:r w:rsidRPr="00695A4B">
              <w:rPr>
                <w:rStyle w:val="FontStyle25"/>
                <w:rFonts w:asciiTheme="minorBidi" w:hAnsiTheme="minorBidi" w:cstheme="minorBidi"/>
                <w:b w:val="0"/>
                <w:bCs w:val="0"/>
                <w:sz w:val="20"/>
                <w:szCs w:val="20"/>
                <w:rtl/>
                <w:lang w:bidi="ar-SA"/>
              </w:rPr>
              <w:t>(القسم القانوني)، برج البدع، شارع الكورنيش، ص.ب. 62022، الدوحة، دولة قطر، لعناية: برنامج الشباب</w:t>
            </w:r>
            <w:r w:rsidRPr="00695A4B">
              <w:rPr>
                <w:rStyle w:val="FontStyle25"/>
                <w:rFonts w:asciiTheme="minorBidi" w:hAnsiTheme="minorBidi" w:cstheme="minorBidi"/>
                <w:b w:val="0"/>
                <w:bCs w:val="0"/>
                <w:sz w:val="20"/>
                <w:szCs w:val="20"/>
                <w:rtl/>
                <w:lang w:bidi="ar-QA"/>
              </w:rPr>
              <w:t>.</w:t>
            </w:r>
          </w:p>
        </w:tc>
      </w:tr>
      <w:tr w:rsidR="000807F8" w14:paraId="2F479EE9" w14:textId="77777777" w:rsidTr="00BE1178">
        <w:tc>
          <w:tcPr>
            <w:tcW w:w="4770" w:type="dxa"/>
          </w:tcPr>
          <w:p w14:paraId="54C30E7E" w14:textId="6117F923" w:rsidR="000807F8" w:rsidRPr="001143F8" w:rsidRDefault="00695A4B" w:rsidP="002B2C54">
            <w:pPr>
              <w:pStyle w:val="Style2"/>
              <w:widowControl/>
              <w:spacing w:before="120" w:after="120"/>
              <w:rPr>
                <w:rFonts w:cs="Calibri"/>
                <w:b/>
                <w:color w:val="000000"/>
                <w:sz w:val="20"/>
                <w:szCs w:val="20"/>
                <w:lang w:val="en-US" w:bidi="en-US"/>
              </w:rPr>
            </w:pPr>
            <w:r w:rsidRPr="001143F8">
              <w:rPr>
                <w:rFonts w:cs="Calibri"/>
                <w:b/>
                <w:color w:val="000000"/>
                <w:sz w:val="20"/>
                <w:szCs w:val="20"/>
                <w:lang w:val="en-US" w:bidi="en-US"/>
              </w:rPr>
              <w:t>6) General</w:t>
            </w:r>
          </w:p>
        </w:tc>
        <w:tc>
          <w:tcPr>
            <w:tcW w:w="4855" w:type="dxa"/>
          </w:tcPr>
          <w:p w14:paraId="5A0FE817" w14:textId="48260119" w:rsidR="000807F8" w:rsidRPr="00695A4B" w:rsidRDefault="00695A4B" w:rsidP="002B2C54">
            <w:pPr>
              <w:pStyle w:val="Style8"/>
              <w:widowControl/>
              <w:bidi/>
              <w:spacing w:before="120" w:after="120" w:line="276" w:lineRule="auto"/>
              <w:ind w:left="29"/>
              <w:jc w:val="both"/>
              <w:rPr>
                <w:rStyle w:val="FontStyle25"/>
                <w:rFonts w:ascii="Arial" w:hAnsi="Arial" w:cs="Arial"/>
                <w:sz w:val="20"/>
                <w:szCs w:val="20"/>
                <w:lang w:val="en-US" w:bidi="ar-SA"/>
              </w:rPr>
            </w:pPr>
            <w:r w:rsidRPr="00695A4B">
              <w:rPr>
                <w:rStyle w:val="FontStyle25"/>
                <w:rFonts w:ascii="Arial" w:hAnsi="Arial" w:cs="Arial"/>
                <w:sz w:val="20"/>
                <w:szCs w:val="20"/>
                <w:rtl/>
                <w:lang w:bidi="ar-SA"/>
              </w:rPr>
              <w:t>6)</w:t>
            </w:r>
            <w:r w:rsidRPr="00695A4B">
              <w:rPr>
                <w:rStyle w:val="FontStyle25"/>
                <w:rFonts w:ascii="Arial" w:hAnsi="Arial" w:cs="Arial"/>
                <w:sz w:val="20"/>
                <w:szCs w:val="20"/>
                <w:lang w:bidi="ar-SA"/>
              </w:rPr>
              <w:t xml:space="preserve"> </w:t>
            </w:r>
            <w:r w:rsidRPr="00695A4B">
              <w:rPr>
                <w:rStyle w:val="FontStyle25"/>
                <w:rFonts w:ascii="Arial" w:hAnsi="Arial" w:cs="Arial"/>
                <w:sz w:val="20"/>
                <w:szCs w:val="20"/>
                <w:rtl/>
                <w:lang w:bidi="ar-SA"/>
              </w:rPr>
              <w:t>أحكام عامة</w:t>
            </w:r>
          </w:p>
        </w:tc>
      </w:tr>
      <w:tr w:rsidR="000807F8" w14:paraId="10931ECA" w14:textId="77777777" w:rsidTr="00BE1178">
        <w:tc>
          <w:tcPr>
            <w:tcW w:w="4770" w:type="dxa"/>
          </w:tcPr>
          <w:p w14:paraId="0330FD94" w14:textId="3AA407F3" w:rsidR="000807F8" w:rsidRPr="001143F8" w:rsidRDefault="00695A4B" w:rsidP="002B2C54">
            <w:pPr>
              <w:pStyle w:val="Style2"/>
              <w:widowControl/>
              <w:spacing w:before="120" w:after="120"/>
              <w:jc w:val="both"/>
              <w:rPr>
                <w:rFonts w:cs="Calibri"/>
                <w:bCs/>
                <w:color w:val="000000"/>
                <w:sz w:val="20"/>
                <w:szCs w:val="20"/>
                <w:lang w:val="en-US" w:bidi="en-US"/>
              </w:rPr>
            </w:pPr>
            <w:r w:rsidRPr="001143F8">
              <w:rPr>
                <w:rFonts w:cs="Calibri"/>
                <w:bCs/>
                <w:color w:val="000000"/>
                <w:sz w:val="20"/>
                <w:szCs w:val="20"/>
                <w:lang w:val="en-US" w:bidi="en-US"/>
              </w:rPr>
              <w:t>The</w:t>
            </w:r>
            <w:r w:rsidR="002950C2">
              <w:rPr>
                <w:rFonts w:cs="Calibri"/>
                <w:bCs/>
                <w:color w:val="000000"/>
                <w:sz w:val="20"/>
                <w:szCs w:val="20"/>
                <w:lang w:val="en-US" w:bidi="en-US"/>
              </w:rPr>
              <w:t>se</w:t>
            </w:r>
            <w:r w:rsidRPr="001143F8">
              <w:rPr>
                <w:rFonts w:cs="Calibri"/>
                <w:bCs/>
                <w:color w:val="000000"/>
                <w:sz w:val="20"/>
                <w:szCs w:val="20"/>
                <w:lang w:val="en-US" w:bidi="en-US"/>
              </w:rPr>
              <w:t xml:space="preserve"> Terms are drafted in English and Arabic. In the event of any inconsistency, the English version shall </w:t>
            </w:r>
            <w:r w:rsidR="00457230">
              <w:rPr>
                <w:rFonts w:cs="Calibri"/>
                <w:bCs/>
                <w:color w:val="000000"/>
                <w:sz w:val="20"/>
                <w:szCs w:val="20"/>
                <w:lang w:val="en-US" w:bidi="en-US"/>
              </w:rPr>
              <w:t>prevail</w:t>
            </w:r>
            <w:r w:rsidRPr="001143F8">
              <w:rPr>
                <w:rFonts w:cs="Calibri"/>
                <w:bCs/>
                <w:color w:val="000000"/>
                <w:sz w:val="20"/>
                <w:szCs w:val="20"/>
                <w:lang w:val="en-US" w:bidi="en-US"/>
              </w:rPr>
              <w:t>.</w:t>
            </w:r>
          </w:p>
        </w:tc>
        <w:tc>
          <w:tcPr>
            <w:tcW w:w="4855" w:type="dxa"/>
          </w:tcPr>
          <w:p w14:paraId="097CB75D" w14:textId="544188A0" w:rsidR="000807F8" w:rsidRPr="00695A4B" w:rsidRDefault="00695A4B" w:rsidP="002B2C54">
            <w:pPr>
              <w:bidi/>
              <w:spacing w:before="120" w:after="120"/>
              <w:jc w:val="both"/>
              <w:rPr>
                <w:rStyle w:val="FontStyle25"/>
                <w:rFonts w:asciiTheme="minorBidi" w:hAnsiTheme="minorBidi" w:cstheme="minorBidi"/>
                <w:b w:val="0"/>
                <w:bCs w:val="0"/>
                <w:sz w:val="20"/>
                <w:szCs w:val="20"/>
              </w:rPr>
            </w:pPr>
            <w:r w:rsidRPr="00695A4B">
              <w:rPr>
                <w:rStyle w:val="FontStyle25"/>
                <w:rFonts w:asciiTheme="minorBidi" w:hAnsiTheme="minorBidi" w:cs="Arial" w:hint="cs"/>
                <w:b w:val="0"/>
                <w:bCs w:val="0"/>
                <w:sz w:val="20"/>
                <w:szCs w:val="20"/>
                <w:rtl/>
              </w:rPr>
              <w:t>تمت</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صياغة</w:t>
            </w:r>
            <w:r w:rsidR="00BE570E">
              <w:rPr>
                <w:rStyle w:val="FontStyle25"/>
                <w:rFonts w:asciiTheme="minorBidi" w:hAnsiTheme="minorBidi" w:cs="Arial" w:hint="cs"/>
                <w:b w:val="0"/>
                <w:bCs w:val="0"/>
                <w:sz w:val="20"/>
                <w:szCs w:val="20"/>
                <w:rtl/>
                <w:lang w:bidi="ar-QA"/>
              </w:rPr>
              <w:t xml:space="preserve"> </w:t>
            </w:r>
            <w:r w:rsidR="00BE570E" w:rsidRPr="00E87AAC">
              <w:rPr>
                <w:rStyle w:val="FontStyle25"/>
                <w:rFonts w:asciiTheme="minorBidi" w:hAnsiTheme="minorBidi" w:cs="Arial" w:hint="cs"/>
                <w:b w:val="0"/>
                <w:bCs w:val="0"/>
                <w:sz w:val="20"/>
                <w:szCs w:val="20"/>
                <w:rtl/>
                <w:lang w:bidi="ar-QA"/>
              </w:rPr>
              <w:t>هذه</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الشروط</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باللغتين</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الإنجليزية</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والعربية</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في</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حالة</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وجود</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أي</w:t>
            </w:r>
            <w:r w:rsidR="00BE570E">
              <w:rPr>
                <w:rStyle w:val="FontStyle25"/>
                <w:rFonts w:asciiTheme="minorBidi" w:hAnsiTheme="minorBidi" w:cs="Arial" w:hint="cs"/>
                <w:b w:val="0"/>
                <w:bCs w:val="0"/>
                <w:sz w:val="20"/>
                <w:szCs w:val="20"/>
                <w:rtl/>
              </w:rPr>
              <w:t xml:space="preserve"> </w:t>
            </w:r>
            <w:r w:rsidR="00BE570E" w:rsidRPr="00E87AAC">
              <w:rPr>
                <w:rStyle w:val="FontStyle25"/>
                <w:rFonts w:asciiTheme="minorBidi" w:hAnsiTheme="minorBidi" w:cs="Arial" w:hint="cs"/>
                <w:b w:val="0"/>
                <w:bCs w:val="0"/>
                <w:sz w:val="20"/>
                <w:szCs w:val="20"/>
                <w:rtl/>
              </w:rPr>
              <w:t>تعارض</w:t>
            </w:r>
            <w:r w:rsidRPr="00695A4B">
              <w:rPr>
                <w:rStyle w:val="FontStyle25"/>
                <w:rFonts w:asciiTheme="minorBidi" w:hAnsiTheme="minorBidi" w:cs="Arial" w:hint="cs"/>
                <w:b w:val="0"/>
                <w:bCs w:val="0"/>
                <w:sz w:val="20"/>
                <w:szCs w:val="20"/>
                <w:rtl/>
              </w:rPr>
              <w:t>،</w:t>
            </w:r>
            <w:r w:rsidRPr="00695A4B">
              <w:rPr>
                <w:rStyle w:val="FontStyle25"/>
                <w:rFonts w:asciiTheme="minorBidi" w:hAnsiTheme="minorBidi" w:cs="Arial"/>
                <w:b w:val="0"/>
                <w:bCs w:val="0"/>
                <w:sz w:val="20"/>
                <w:szCs w:val="20"/>
                <w:rtl/>
              </w:rPr>
              <w:t xml:space="preserve"> </w:t>
            </w:r>
            <w:r w:rsidR="00BE570E">
              <w:rPr>
                <w:rStyle w:val="FontStyle25"/>
                <w:rFonts w:asciiTheme="minorBidi" w:hAnsiTheme="minorBidi" w:cs="Arial" w:hint="cs"/>
                <w:b w:val="0"/>
                <w:bCs w:val="0"/>
                <w:sz w:val="20"/>
                <w:szCs w:val="20"/>
                <w:rtl/>
              </w:rPr>
              <w:t>تسود</w:t>
            </w:r>
            <w:r w:rsidR="00BE570E"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النسخة</w:t>
            </w:r>
            <w:r w:rsidRPr="00695A4B">
              <w:rPr>
                <w:rStyle w:val="FontStyle25"/>
                <w:rFonts w:asciiTheme="minorBidi" w:hAnsiTheme="minorBidi" w:cs="Arial"/>
                <w:b w:val="0"/>
                <w:bCs w:val="0"/>
                <w:sz w:val="20"/>
                <w:szCs w:val="20"/>
                <w:rtl/>
              </w:rPr>
              <w:t xml:space="preserve"> </w:t>
            </w:r>
            <w:r w:rsidRPr="00695A4B">
              <w:rPr>
                <w:rStyle w:val="FontStyle25"/>
                <w:rFonts w:asciiTheme="minorBidi" w:hAnsiTheme="minorBidi" w:cs="Arial" w:hint="cs"/>
                <w:b w:val="0"/>
                <w:bCs w:val="0"/>
                <w:sz w:val="20"/>
                <w:szCs w:val="20"/>
                <w:rtl/>
              </w:rPr>
              <w:t>الإنجليزية</w:t>
            </w:r>
            <w:r w:rsidRPr="00695A4B">
              <w:rPr>
                <w:rStyle w:val="FontStyle25"/>
                <w:rFonts w:asciiTheme="minorBidi" w:hAnsiTheme="minorBidi" w:cs="Arial"/>
                <w:b w:val="0"/>
                <w:bCs w:val="0"/>
                <w:sz w:val="20"/>
                <w:szCs w:val="20"/>
                <w:rtl/>
              </w:rPr>
              <w:t>.</w:t>
            </w:r>
          </w:p>
        </w:tc>
      </w:tr>
      <w:tr w:rsidR="000807F8" w14:paraId="5935A32D" w14:textId="77777777" w:rsidTr="00BE1178">
        <w:tc>
          <w:tcPr>
            <w:tcW w:w="4770" w:type="dxa"/>
          </w:tcPr>
          <w:p w14:paraId="35352A4A" w14:textId="5E6CD706" w:rsidR="000807F8" w:rsidRPr="001143F8" w:rsidRDefault="00E565B3" w:rsidP="002B2C54">
            <w:pPr>
              <w:pStyle w:val="Style2"/>
              <w:widowControl/>
              <w:spacing w:before="120" w:after="120"/>
              <w:jc w:val="both"/>
              <w:rPr>
                <w:rFonts w:cs="Calibri"/>
                <w:bCs/>
                <w:color w:val="000000"/>
                <w:sz w:val="20"/>
                <w:szCs w:val="20"/>
                <w:lang w:val="en-US" w:bidi="en-US"/>
              </w:rPr>
            </w:pPr>
            <w:r w:rsidRPr="00E565B3">
              <w:rPr>
                <w:rFonts w:cs="Calibri"/>
                <w:bCs/>
                <w:color w:val="000000"/>
                <w:sz w:val="20"/>
                <w:szCs w:val="20"/>
                <w:lang w:val="en-US" w:bidi="en-US"/>
              </w:rPr>
              <w:t xml:space="preserve">SC reserves the rights to amend these Terms from time to time </w:t>
            </w:r>
            <w:proofErr w:type="gramStart"/>
            <w:r w:rsidRPr="00E565B3">
              <w:rPr>
                <w:rFonts w:cs="Calibri"/>
                <w:bCs/>
                <w:color w:val="000000"/>
                <w:sz w:val="20"/>
                <w:szCs w:val="20"/>
                <w:lang w:val="en-US" w:bidi="en-US"/>
              </w:rPr>
              <w:t>in order to</w:t>
            </w:r>
            <w:proofErr w:type="gramEnd"/>
            <w:r w:rsidRPr="00E565B3">
              <w:rPr>
                <w:rFonts w:cs="Calibri"/>
                <w:bCs/>
                <w:color w:val="000000"/>
                <w:sz w:val="20"/>
                <w:szCs w:val="20"/>
                <w:lang w:val="en-US" w:bidi="en-US"/>
              </w:rPr>
              <w:t xml:space="preserve"> ensure compliance with applicable laws or any requirements of FIFA</w:t>
            </w:r>
            <w:r w:rsidR="003C761D">
              <w:rPr>
                <w:rFonts w:cs="Calibri"/>
                <w:bCs/>
                <w:color w:val="000000"/>
                <w:sz w:val="20"/>
                <w:szCs w:val="20"/>
                <w:lang w:val="en-US" w:bidi="en-US"/>
              </w:rPr>
              <w:t>,</w:t>
            </w:r>
            <w:r w:rsidRPr="00E565B3">
              <w:rPr>
                <w:rFonts w:cs="Calibri"/>
                <w:bCs/>
                <w:color w:val="000000"/>
                <w:sz w:val="20"/>
                <w:szCs w:val="20"/>
                <w:lang w:val="en-US" w:bidi="en-US"/>
              </w:rPr>
              <w:t xml:space="preserve"> </w:t>
            </w:r>
            <w:r w:rsidR="003C761D">
              <w:rPr>
                <w:rFonts w:cs="Calibri"/>
                <w:bCs/>
                <w:color w:val="000000"/>
                <w:sz w:val="20"/>
                <w:szCs w:val="20"/>
                <w:lang w:val="en-US" w:bidi="en-US"/>
              </w:rPr>
              <w:t xml:space="preserve">UEFA, </w:t>
            </w:r>
            <w:r w:rsidR="00CF0B11">
              <w:rPr>
                <w:rFonts w:cs="Calibri"/>
                <w:bCs/>
                <w:color w:val="000000"/>
                <w:sz w:val="20"/>
                <w:szCs w:val="20"/>
                <w:lang w:val="en-US" w:bidi="en-US"/>
              </w:rPr>
              <w:t>and</w:t>
            </w:r>
            <w:r w:rsidR="003C761D">
              <w:rPr>
                <w:rFonts w:cs="Calibri"/>
                <w:bCs/>
                <w:color w:val="000000"/>
                <w:sz w:val="20"/>
                <w:szCs w:val="20"/>
                <w:lang w:val="en-US" w:bidi="en-US"/>
              </w:rPr>
              <w:t xml:space="preserve"> CONMEBOL</w:t>
            </w:r>
            <w:r>
              <w:rPr>
                <w:rFonts w:cs="Calibri"/>
                <w:bCs/>
                <w:color w:val="000000"/>
                <w:sz w:val="20"/>
                <w:szCs w:val="20"/>
                <w:lang w:val="en-US" w:bidi="en-US"/>
              </w:rPr>
              <w:t>.</w:t>
            </w:r>
          </w:p>
        </w:tc>
        <w:tc>
          <w:tcPr>
            <w:tcW w:w="4855" w:type="dxa"/>
          </w:tcPr>
          <w:p w14:paraId="53A417E6" w14:textId="26531913" w:rsidR="000807F8" w:rsidRPr="002B2C54" w:rsidRDefault="002E263A" w:rsidP="003C761D">
            <w:pPr>
              <w:pStyle w:val="Style8"/>
              <w:widowControl/>
              <w:bidi/>
              <w:spacing w:before="120" w:after="120" w:line="276" w:lineRule="auto"/>
              <w:ind w:left="29"/>
              <w:jc w:val="both"/>
              <w:rPr>
                <w:rStyle w:val="FontStyle25"/>
                <w:rFonts w:asciiTheme="minorHAnsi" w:hAnsiTheme="minorHAnsi" w:cstheme="minorHAnsi"/>
                <w:b w:val="0"/>
                <w:bCs w:val="0"/>
                <w:sz w:val="20"/>
                <w:szCs w:val="20"/>
                <w:lang w:val="en-US"/>
              </w:rPr>
            </w:pPr>
            <w:r w:rsidRPr="00E87AAC">
              <w:rPr>
                <w:rStyle w:val="FontStyle25"/>
                <w:rFonts w:ascii="Arial" w:hAnsi="Arial" w:cs="Arial" w:hint="eastAsia"/>
                <w:b w:val="0"/>
                <w:bCs w:val="0"/>
                <w:sz w:val="20"/>
                <w:szCs w:val="20"/>
                <w:rtl/>
                <w:lang w:bidi="ar-SA"/>
              </w:rPr>
              <w:t>تحتفظ</w:t>
            </w:r>
            <w:r w:rsidRPr="00E87AAC">
              <w:rPr>
                <w:bCs/>
                <w:rtl/>
                <w:lang w:bidi="ar-SA"/>
              </w:rPr>
              <w:t xml:space="preserve"> </w:t>
            </w:r>
            <w:r w:rsidRPr="00E87AAC">
              <w:rPr>
                <w:rStyle w:val="FontStyle25"/>
                <w:rFonts w:ascii="Arial" w:hAnsi="Arial" w:cs="Arial" w:hint="eastAsia"/>
                <w:b w:val="0"/>
                <w:bCs w:val="0"/>
                <w:sz w:val="20"/>
                <w:szCs w:val="20"/>
                <w:rtl/>
                <w:lang w:bidi="ar-SA"/>
              </w:rPr>
              <w:t>اللجنة</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العليا</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بالحق</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في</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تعديل</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هذه</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الشروط</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من</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وقت</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لآخر</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لضمان</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الامتثال</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للقوانين</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المعمول</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بها</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أو</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أي</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متطلبات</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من</w:t>
            </w:r>
            <w:r w:rsidRPr="00E87AAC">
              <w:rPr>
                <w:bCs/>
                <w:rtl/>
                <w:lang w:bidi="ar-SA"/>
              </w:rPr>
              <w:t xml:space="preserve"> </w:t>
            </w:r>
            <w:r w:rsidRPr="00E87AAC">
              <w:rPr>
                <w:rStyle w:val="FontStyle25"/>
                <w:rFonts w:ascii="Arial" w:hAnsi="Arial" w:cs="Arial" w:hint="eastAsia"/>
                <w:b w:val="0"/>
                <w:bCs w:val="0"/>
                <w:sz w:val="20"/>
                <w:szCs w:val="20"/>
                <w:rtl/>
                <w:lang w:bidi="ar-SA"/>
              </w:rPr>
              <w:t>اللجنة</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العليا</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hint="eastAsia"/>
                <w:b w:val="0"/>
                <w:bCs w:val="0"/>
                <w:sz w:val="20"/>
                <w:szCs w:val="20"/>
                <w:rtl/>
                <w:lang w:bidi="ar-SA"/>
              </w:rPr>
              <w:t>و</w:t>
            </w:r>
            <w:r w:rsidR="0099138A">
              <w:rPr>
                <w:rStyle w:val="FontStyle25"/>
                <w:rFonts w:ascii="Arial" w:hAnsi="Arial" w:cs="Arial" w:hint="cs"/>
                <w:b w:val="0"/>
                <w:bCs w:val="0"/>
                <w:sz w:val="20"/>
                <w:szCs w:val="20"/>
                <w:rtl/>
                <w:lang w:bidi="ar-SA"/>
              </w:rPr>
              <w:t>يويفا وكونميبول</w:t>
            </w:r>
            <w:r w:rsidRPr="00E87AAC">
              <w:rPr>
                <w:rStyle w:val="FontStyle25"/>
                <w:rFonts w:ascii="Arial" w:hAnsi="Arial" w:cs="Arial"/>
                <w:b w:val="0"/>
                <w:bCs w:val="0"/>
                <w:sz w:val="20"/>
                <w:szCs w:val="20"/>
                <w:rtl/>
                <w:lang w:bidi="ar-SA"/>
              </w:rPr>
              <w:t>.</w:t>
            </w:r>
          </w:p>
        </w:tc>
      </w:tr>
      <w:tr w:rsidR="00695A4B" w14:paraId="7346EC68" w14:textId="77777777" w:rsidTr="00BE1178">
        <w:tc>
          <w:tcPr>
            <w:tcW w:w="4770" w:type="dxa"/>
          </w:tcPr>
          <w:p w14:paraId="2DFCAE33" w14:textId="5ABC567C" w:rsidR="00695A4B" w:rsidRPr="001143F8" w:rsidRDefault="005C59A0" w:rsidP="002B2C54">
            <w:pPr>
              <w:pStyle w:val="Style2"/>
              <w:widowControl/>
              <w:spacing w:before="120" w:after="120"/>
              <w:jc w:val="both"/>
              <w:rPr>
                <w:rFonts w:cs="Calibri"/>
                <w:bCs/>
                <w:color w:val="000000"/>
                <w:sz w:val="20"/>
                <w:szCs w:val="20"/>
                <w:lang w:val="en-US" w:bidi="en-US"/>
              </w:rPr>
            </w:pPr>
            <w:r w:rsidRPr="001143F8">
              <w:rPr>
                <w:rFonts w:cs="Calibri"/>
                <w:bCs/>
                <w:color w:val="000000"/>
                <w:sz w:val="20"/>
                <w:szCs w:val="20"/>
                <w:lang w:val="en-US" w:bidi="en-US"/>
              </w:rPr>
              <w:t>SC shall be free to assign or transfer any of its rights or obligations under these Terms at any time without the consent of the Parent/Legal Guardian or the Participant</w:t>
            </w:r>
            <w:r w:rsidR="00E565B3">
              <w:rPr>
                <w:rFonts w:cs="Calibri"/>
                <w:bCs/>
                <w:color w:val="000000"/>
                <w:sz w:val="20"/>
                <w:szCs w:val="20"/>
                <w:lang w:val="en-US" w:bidi="en-US"/>
              </w:rPr>
              <w:t>.</w:t>
            </w:r>
          </w:p>
        </w:tc>
        <w:tc>
          <w:tcPr>
            <w:tcW w:w="4855" w:type="dxa"/>
          </w:tcPr>
          <w:p w14:paraId="51B3A17C" w14:textId="54337A0A" w:rsidR="00695A4B" w:rsidRPr="003B53C0" w:rsidRDefault="005C59A0" w:rsidP="00EF1466">
            <w:pPr>
              <w:pStyle w:val="Style8"/>
              <w:widowControl/>
              <w:bidi/>
              <w:spacing w:before="120" w:after="120" w:line="276" w:lineRule="auto"/>
              <w:ind w:left="29"/>
              <w:jc w:val="both"/>
              <w:rPr>
                <w:rStyle w:val="FontStyle25"/>
                <w:rFonts w:asciiTheme="minorBidi" w:hAnsiTheme="minorBidi" w:cstheme="minorBidi"/>
                <w:b w:val="0"/>
                <w:bCs w:val="0"/>
                <w:sz w:val="20"/>
                <w:szCs w:val="20"/>
              </w:rPr>
            </w:pPr>
            <w:r w:rsidRPr="003B53C0">
              <w:rPr>
                <w:rStyle w:val="FontStyle25"/>
                <w:rFonts w:asciiTheme="minorBidi" w:hAnsiTheme="minorBidi" w:cstheme="minorBidi"/>
                <w:b w:val="0"/>
                <w:bCs w:val="0"/>
                <w:sz w:val="20"/>
                <w:szCs w:val="20"/>
                <w:rtl/>
                <w:lang w:bidi="ar-SA"/>
              </w:rPr>
              <w:t>تتمتع اللجنة العليا بكامل الحرية في التنازل أو نقل أي من حقوقها أو التزاماتها بموجب هذه الشروط في أي وقت دون الحصول على موافقة ولي الأمر أو الوصي القانوني أو المشارك</w:t>
            </w:r>
            <w:r w:rsidRPr="003B53C0">
              <w:rPr>
                <w:rStyle w:val="FontStyle25"/>
                <w:rFonts w:asciiTheme="minorBidi" w:hAnsiTheme="minorBidi" w:cstheme="minorBidi"/>
                <w:b w:val="0"/>
                <w:bCs w:val="0"/>
                <w:sz w:val="20"/>
                <w:szCs w:val="20"/>
                <w:lang w:bidi="ar-SA"/>
              </w:rPr>
              <w:t>.</w:t>
            </w:r>
          </w:p>
        </w:tc>
      </w:tr>
      <w:tr w:rsidR="00695A4B" w14:paraId="2413A701" w14:textId="77777777" w:rsidTr="00BE1178">
        <w:tc>
          <w:tcPr>
            <w:tcW w:w="4770" w:type="dxa"/>
          </w:tcPr>
          <w:p w14:paraId="260B4054" w14:textId="72E3FF6E" w:rsidR="00695A4B" w:rsidRPr="001143F8" w:rsidRDefault="005C59A0" w:rsidP="002B2C54">
            <w:pPr>
              <w:pStyle w:val="Style2"/>
              <w:widowControl/>
              <w:spacing w:before="120" w:after="120"/>
              <w:jc w:val="both"/>
              <w:rPr>
                <w:rFonts w:cs="Calibri"/>
                <w:bCs/>
                <w:color w:val="000000"/>
                <w:sz w:val="20"/>
                <w:szCs w:val="20"/>
                <w:rtl/>
                <w:lang w:val="en-US" w:bidi="ar-QA"/>
              </w:rPr>
            </w:pPr>
            <w:r w:rsidRPr="001143F8">
              <w:rPr>
                <w:rFonts w:cs="Calibri"/>
                <w:bCs/>
                <w:color w:val="000000"/>
                <w:sz w:val="20"/>
                <w:szCs w:val="20"/>
                <w:lang w:val="en-US" w:bidi="en-US"/>
              </w:rPr>
              <w:t>The Parent/Legal Guardian and the Participant may not assign or transfer any of its rights or obligations under these Terms without the written consent of SC.</w:t>
            </w:r>
          </w:p>
        </w:tc>
        <w:tc>
          <w:tcPr>
            <w:tcW w:w="4855" w:type="dxa"/>
          </w:tcPr>
          <w:p w14:paraId="18AF9C80" w14:textId="2B57D1B4" w:rsidR="00695A4B" w:rsidRPr="003B53C0" w:rsidRDefault="005C59A0" w:rsidP="002E7DD0">
            <w:pPr>
              <w:pStyle w:val="Style8"/>
              <w:widowControl/>
              <w:bidi/>
              <w:spacing w:before="120" w:after="120" w:line="276" w:lineRule="auto"/>
              <w:jc w:val="both"/>
              <w:rPr>
                <w:rStyle w:val="FontStyle25"/>
                <w:rFonts w:asciiTheme="minorBidi" w:hAnsiTheme="minorBidi" w:cstheme="minorBidi"/>
                <w:b w:val="0"/>
                <w:bCs w:val="0"/>
                <w:sz w:val="20"/>
                <w:szCs w:val="20"/>
                <w:rtl/>
                <w:lang w:val="en-US" w:bidi="ar-SA"/>
              </w:rPr>
            </w:pPr>
            <w:r w:rsidRPr="003B53C0">
              <w:rPr>
                <w:rStyle w:val="FontStyle25"/>
                <w:rFonts w:asciiTheme="minorBidi" w:hAnsiTheme="minorBidi" w:cstheme="minorBidi"/>
                <w:b w:val="0"/>
                <w:bCs w:val="0"/>
                <w:sz w:val="20"/>
                <w:szCs w:val="20"/>
                <w:rtl/>
                <w:lang w:bidi="ar-SA"/>
              </w:rPr>
              <w:t>لا يحق لولي الأمر أو الوصي القانوني</w:t>
            </w:r>
            <w:r w:rsidR="00EF1466">
              <w:rPr>
                <w:rStyle w:val="FontStyle25"/>
                <w:rFonts w:asciiTheme="minorBidi" w:hAnsiTheme="minorBidi" w:cstheme="minorBidi" w:hint="cs"/>
                <w:b w:val="0"/>
                <w:bCs w:val="0"/>
                <w:sz w:val="20"/>
                <w:szCs w:val="20"/>
                <w:rtl/>
                <w:lang w:bidi="ar-SA"/>
              </w:rPr>
              <w:t xml:space="preserve"> أو </w:t>
            </w:r>
            <w:r w:rsidRPr="003B53C0">
              <w:rPr>
                <w:rStyle w:val="FontStyle25"/>
                <w:rFonts w:asciiTheme="minorBidi" w:hAnsiTheme="minorBidi" w:cstheme="minorBidi"/>
                <w:b w:val="0"/>
                <w:bCs w:val="0"/>
                <w:sz w:val="20"/>
                <w:szCs w:val="20"/>
                <w:rtl/>
                <w:lang w:bidi="ar-SA"/>
              </w:rPr>
              <w:t>المُشارك التنازل أو نقل أي من حقوقه أو التزاماته بموجب هذه الشروط دون الحصول على الموافقة الخطية للجنة العليا على ذلك</w:t>
            </w:r>
            <w:r w:rsidRPr="003B53C0">
              <w:rPr>
                <w:rStyle w:val="FontStyle25"/>
                <w:rFonts w:asciiTheme="minorBidi" w:hAnsiTheme="minorBidi" w:cstheme="minorBidi"/>
                <w:b w:val="0"/>
                <w:bCs w:val="0"/>
                <w:sz w:val="20"/>
                <w:szCs w:val="20"/>
                <w:lang w:bidi="ar-SA"/>
              </w:rPr>
              <w:t>.</w:t>
            </w:r>
          </w:p>
        </w:tc>
      </w:tr>
      <w:tr w:rsidR="003B53C0" w14:paraId="79B4D31D" w14:textId="77777777" w:rsidTr="00BE1178">
        <w:tc>
          <w:tcPr>
            <w:tcW w:w="4770" w:type="dxa"/>
          </w:tcPr>
          <w:p w14:paraId="08B985B7" w14:textId="32883437" w:rsidR="003B53C0" w:rsidRPr="001143F8" w:rsidRDefault="003B53C0" w:rsidP="002B2C54">
            <w:pPr>
              <w:pStyle w:val="Style2"/>
              <w:widowControl/>
              <w:spacing w:before="120" w:after="120"/>
              <w:jc w:val="both"/>
              <w:rPr>
                <w:rFonts w:cs="Calibri"/>
                <w:bCs/>
                <w:color w:val="000000"/>
                <w:sz w:val="20"/>
                <w:szCs w:val="20"/>
                <w:lang w:val="en-US" w:bidi="en-US"/>
              </w:rPr>
            </w:pPr>
            <w:r w:rsidRPr="001143F8">
              <w:rPr>
                <w:rFonts w:cs="Calibri"/>
                <w:bCs/>
                <w:color w:val="000000"/>
                <w:sz w:val="20"/>
                <w:szCs w:val="20"/>
                <w:lang w:val="en-US" w:bidi="en-US"/>
              </w:rPr>
              <w:t xml:space="preserve">If any provision (or part of a provision) of these Terms are found by any court or administrative body of competent jurisdiction to be invalid, unenforceable or illegal, the other provisions shall remain in force. If any invalid, unenforceable or illegal provision would be valid, enforceable or legal if some part of it were deleted, the provision shall apply with whatever modification is necessary to give effect to the commercial intention of the </w:t>
            </w:r>
            <w:r w:rsidR="00E43DC5">
              <w:rPr>
                <w:rFonts w:cs="Calibri"/>
                <w:bCs/>
                <w:color w:val="000000"/>
                <w:sz w:val="20"/>
                <w:szCs w:val="20"/>
                <w:lang w:val="en-US" w:bidi="en-US"/>
              </w:rPr>
              <w:t>p</w:t>
            </w:r>
            <w:r w:rsidRPr="001143F8">
              <w:rPr>
                <w:rFonts w:cs="Calibri"/>
                <w:bCs/>
                <w:color w:val="000000"/>
                <w:sz w:val="20"/>
                <w:szCs w:val="20"/>
                <w:lang w:val="en-US" w:bidi="en-US"/>
              </w:rPr>
              <w:t>arties.</w:t>
            </w:r>
          </w:p>
        </w:tc>
        <w:tc>
          <w:tcPr>
            <w:tcW w:w="4855" w:type="dxa"/>
          </w:tcPr>
          <w:p w14:paraId="73C8E05E" w14:textId="07264C1A" w:rsidR="003B53C0" w:rsidRPr="003B53C0" w:rsidRDefault="003B53C0" w:rsidP="002E7DD0">
            <w:pPr>
              <w:pStyle w:val="Style8"/>
              <w:widowControl/>
              <w:bidi/>
              <w:spacing w:before="120" w:after="120" w:line="276" w:lineRule="auto"/>
              <w:ind w:left="29"/>
              <w:jc w:val="both"/>
              <w:rPr>
                <w:rStyle w:val="FontStyle25"/>
                <w:rFonts w:asciiTheme="minorBidi" w:hAnsiTheme="minorBidi" w:cstheme="minorBidi"/>
                <w:b w:val="0"/>
                <w:bCs w:val="0"/>
                <w:sz w:val="20"/>
                <w:szCs w:val="20"/>
                <w:lang w:val="en-US"/>
              </w:rPr>
            </w:pPr>
            <w:r w:rsidRPr="003B53C0">
              <w:rPr>
                <w:rStyle w:val="FontStyle25"/>
                <w:rFonts w:asciiTheme="minorBidi" w:hAnsiTheme="minorBidi" w:cstheme="minorBidi"/>
                <w:b w:val="0"/>
                <w:bCs w:val="0"/>
                <w:sz w:val="20"/>
                <w:szCs w:val="20"/>
                <w:rtl/>
                <w:lang w:bidi="ar-SA"/>
              </w:rPr>
              <w:t>في حالة اعتبار أي بند (أو جزء من الحكم) من هذه الشروط غير صالح أو غير قابل للتنفيذ أو غير قانوني من قبل أي محكمة أو هيئة إدارية مختصة فإن باقي الأحكام تظل سارية ونافذة.  إذا كان أي حكم غير صالح أو غير قابل للتنفيذ أو غير قانوني سيكون ساريًا أو قابل للتنفيذ أو قانونيًا إذا تم حذف جزء منه، فيجب تطبيق الحكم مع أي تعديل ضروري لتنفيذ الهدف التجاري</w:t>
            </w:r>
            <w:r w:rsidR="002E263A">
              <w:rPr>
                <w:rStyle w:val="FontStyle25"/>
                <w:rFonts w:asciiTheme="minorBidi" w:hAnsiTheme="minorBidi" w:cstheme="minorBidi" w:hint="cs"/>
                <w:b w:val="0"/>
                <w:bCs w:val="0"/>
                <w:sz w:val="20"/>
                <w:szCs w:val="20"/>
                <w:rtl/>
                <w:lang w:bidi="ar-SA"/>
              </w:rPr>
              <w:t xml:space="preserve"> للأطراف</w:t>
            </w:r>
            <w:r w:rsidRPr="003B53C0">
              <w:rPr>
                <w:rStyle w:val="FontStyle25"/>
                <w:rFonts w:asciiTheme="minorBidi" w:hAnsiTheme="minorBidi" w:cstheme="minorBidi"/>
                <w:b w:val="0"/>
                <w:bCs w:val="0"/>
                <w:sz w:val="20"/>
                <w:szCs w:val="20"/>
                <w:lang w:bidi="ar-SA"/>
              </w:rPr>
              <w:t>.</w:t>
            </w:r>
          </w:p>
          <w:p w14:paraId="504B742D" w14:textId="77777777" w:rsidR="003B53C0" w:rsidRPr="003B53C0" w:rsidRDefault="003B53C0" w:rsidP="002B2C54">
            <w:pPr>
              <w:pStyle w:val="Style8"/>
              <w:widowControl/>
              <w:bidi/>
              <w:spacing w:before="120" w:after="120" w:line="276" w:lineRule="auto"/>
              <w:rPr>
                <w:rStyle w:val="FontStyle25"/>
                <w:rFonts w:asciiTheme="minorBidi" w:hAnsiTheme="minorBidi" w:cstheme="minorBidi"/>
                <w:b w:val="0"/>
                <w:bCs w:val="0"/>
                <w:sz w:val="20"/>
                <w:szCs w:val="20"/>
                <w:rtl/>
                <w:lang w:val="en-US" w:bidi="ar-SA"/>
              </w:rPr>
            </w:pPr>
          </w:p>
        </w:tc>
      </w:tr>
      <w:tr w:rsidR="003B53C0" w14:paraId="4D16EAB4" w14:textId="77777777" w:rsidTr="00BE1178">
        <w:tc>
          <w:tcPr>
            <w:tcW w:w="4770" w:type="dxa"/>
          </w:tcPr>
          <w:p w14:paraId="3DE502C0" w14:textId="064EB222" w:rsidR="003B53C0" w:rsidRPr="001143F8" w:rsidRDefault="003B53C0" w:rsidP="002B2C54">
            <w:pPr>
              <w:pStyle w:val="Style2"/>
              <w:widowControl/>
              <w:spacing w:before="120" w:after="120"/>
              <w:jc w:val="both"/>
              <w:rPr>
                <w:rFonts w:cs="Calibri"/>
                <w:bCs/>
                <w:color w:val="000000"/>
                <w:sz w:val="20"/>
                <w:szCs w:val="20"/>
                <w:lang w:val="en-US" w:bidi="ar-QA"/>
              </w:rPr>
            </w:pPr>
            <w:r w:rsidRPr="001143F8">
              <w:rPr>
                <w:rFonts w:cs="Calibri"/>
                <w:bCs/>
                <w:color w:val="000000"/>
                <w:sz w:val="20"/>
                <w:szCs w:val="20"/>
                <w:lang w:val="en-US" w:bidi="en-US"/>
              </w:rPr>
              <w:t>These Terms will be governed by and construed in accordance with Qatari law and will be subject to the exclusive jurisdiction of the courts of Qatar.</w:t>
            </w:r>
          </w:p>
        </w:tc>
        <w:tc>
          <w:tcPr>
            <w:tcW w:w="4855" w:type="dxa"/>
          </w:tcPr>
          <w:p w14:paraId="15A74536" w14:textId="55DDC612" w:rsidR="003B53C0" w:rsidRPr="00156ABC" w:rsidRDefault="003B53C0" w:rsidP="002B2C54">
            <w:pPr>
              <w:pStyle w:val="Style8"/>
              <w:widowControl/>
              <w:bidi/>
              <w:spacing w:before="120" w:after="120" w:line="276" w:lineRule="auto"/>
              <w:ind w:left="29"/>
              <w:jc w:val="both"/>
              <w:rPr>
                <w:rStyle w:val="FontStyle25"/>
                <w:rFonts w:asciiTheme="minorBidi" w:hAnsiTheme="minorBidi" w:cstheme="minorBidi"/>
                <w:b w:val="0"/>
                <w:bCs w:val="0"/>
                <w:sz w:val="20"/>
                <w:szCs w:val="20"/>
                <w:rtl/>
                <w:lang w:bidi="ar-QA"/>
              </w:rPr>
            </w:pPr>
            <w:r w:rsidRPr="00156ABC">
              <w:rPr>
                <w:rStyle w:val="FontStyle25"/>
                <w:rFonts w:asciiTheme="minorBidi" w:hAnsiTheme="minorBidi" w:cstheme="minorBidi"/>
                <w:b w:val="0"/>
                <w:bCs w:val="0"/>
                <w:sz w:val="20"/>
                <w:szCs w:val="20"/>
                <w:rtl/>
                <w:lang w:bidi="ar-SA"/>
              </w:rPr>
              <w:t xml:space="preserve">تخضع هذه الشروط وتُفسر وفقاً لأحكام قوانين دولة قطر </w:t>
            </w:r>
            <w:r w:rsidR="002E7DD0">
              <w:rPr>
                <w:rStyle w:val="FontStyle25"/>
                <w:rFonts w:asciiTheme="minorBidi" w:hAnsiTheme="minorBidi" w:cstheme="minorBidi" w:hint="cs"/>
                <w:b w:val="0"/>
                <w:bCs w:val="0"/>
                <w:sz w:val="20"/>
                <w:szCs w:val="20"/>
                <w:rtl/>
                <w:lang w:bidi="ar-SA"/>
              </w:rPr>
              <w:t xml:space="preserve">ويتم البت في أي نزاع بموجب اختصاص </w:t>
            </w:r>
            <w:r w:rsidRPr="00156ABC">
              <w:rPr>
                <w:rStyle w:val="FontStyle25"/>
                <w:rFonts w:asciiTheme="minorBidi" w:hAnsiTheme="minorBidi" w:cstheme="minorBidi"/>
                <w:b w:val="0"/>
                <w:bCs w:val="0"/>
                <w:sz w:val="20"/>
                <w:szCs w:val="20"/>
                <w:rtl/>
                <w:lang w:bidi="ar-SA"/>
              </w:rPr>
              <w:t>محاكم دولة قطر.</w:t>
            </w:r>
          </w:p>
        </w:tc>
      </w:tr>
    </w:tbl>
    <w:p w14:paraId="0870B983" w14:textId="77777777" w:rsidR="00487578" w:rsidRDefault="00487578">
      <w:r>
        <w:br w:type="page"/>
      </w:r>
    </w:p>
    <w:tbl>
      <w:tblPr>
        <w:tblStyle w:val="TableGrid"/>
        <w:tblW w:w="962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855"/>
      </w:tblGrid>
      <w:tr w:rsidR="00156ABC" w14:paraId="1F4311A1" w14:textId="77777777" w:rsidTr="00BE1178">
        <w:tc>
          <w:tcPr>
            <w:tcW w:w="4770" w:type="dxa"/>
          </w:tcPr>
          <w:p w14:paraId="7E730CE3" w14:textId="48FF6273" w:rsidR="00156ABC" w:rsidRPr="0072707F" w:rsidRDefault="00FD741A" w:rsidP="002B2C54">
            <w:pPr>
              <w:pStyle w:val="Style2"/>
              <w:widowControl/>
              <w:spacing w:before="120" w:after="120"/>
              <w:jc w:val="both"/>
              <w:rPr>
                <w:rFonts w:cs="Calibri"/>
                <w:b/>
                <w:color w:val="000000"/>
                <w:sz w:val="20"/>
                <w:szCs w:val="20"/>
                <w:lang w:val="en-US" w:bidi="ar-QA"/>
              </w:rPr>
            </w:pPr>
            <w:r w:rsidRPr="0072707F">
              <w:rPr>
                <w:rFonts w:cs="Calibri"/>
                <w:b/>
                <w:color w:val="000000"/>
                <w:sz w:val="20"/>
                <w:szCs w:val="20"/>
                <w:lang w:val="en-US" w:bidi="ar-QA"/>
              </w:rPr>
              <w:lastRenderedPageBreak/>
              <w:t xml:space="preserve">By signing below, the Parent/Legal Guardian </w:t>
            </w:r>
            <w:r w:rsidR="0072707F" w:rsidRPr="0072707F">
              <w:rPr>
                <w:rFonts w:cs="Calibri"/>
                <w:b/>
                <w:color w:val="000000"/>
                <w:sz w:val="20"/>
                <w:szCs w:val="20"/>
                <w:lang w:val="en-US" w:bidi="ar-QA"/>
              </w:rPr>
              <w:t xml:space="preserve">hereby </w:t>
            </w:r>
            <w:r w:rsidRPr="0072707F">
              <w:rPr>
                <w:rFonts w:cs="Calibri"/>
                <w:b/>
                <w:color w:val="000000"/>
                <w:sz w:val="20"/>
                <w:szCs w:val="20"/>
                <w:lang w:val="en-US" w:bidi="ar-QA"/>
              </w:rPr>
              <w:t xml:space="preserve">agrees to </w:t>
            </w:r>
            <w:r w:rsidR="004B0C2E">
              <w:rPr>
                <w:rFonts w:cs="Calibri"/>
                <w:b/>
                <w:color w:val="000000"/>
                <w:sz w:val="20"/>
                <w:szCs w:val="20"/>
                <w:lang w:val="en-US" w:bidi="ar-QA"/>
              </w:rPr>
              <w:t>these Terms, both in their own capacity and on behalf of the Participant</w:t>
            </w:r>
            <w:r w:rsidRPr="0072707F">
              <w:rPr>
                <w:rFonts w:cs="Calibri"/>
                <w:b/>
                <w:color w:val="000000"/>
                <w:sz w:val="20"/>
                <w:szCs w:val="20"/>
                <w:lang w:val="en-US" w:bidi="ar-QA"/>
              </w:rPr>
              <w:t>:</w:t>
            </w:r>
          </w:p>
        </w:tc>
        <w:tc>
          <w:tcPr>
            <w:tcW w:w="4855" w:type="dxa"/>
          </w:tcPr>
          <w:p w14:paraId="1EC24E50" w14:textId="4732E823" w:rsidR="00156ABC" w:rsidRPr="0072707F" w:rsidRDefault="00FD741A" w:rsidP="002B2C54">
            <w:pPr>
              <w:pStyle w:val="Style8"/>
              <w:widowControl/>
              <w:bidi/>
              <w:spacing w:before="120" w:after="120" w:line="276" w:lineRule="auto"/>
              <w:ind w:left="29"/>
              <w:jc w:val="both"/>
              <w:rPr>
                <w:rStyle w:val="FontStyle25"/>
                <w:rFonts w:ascii="Arial" w:hAnsi="Arial" w:cs="Arial"/>
                <w:bCs w:val="0"/>
                <w:sz w:val="20"/>
                <w:szCs w:val="20"/>
                <w:rtl/>
                <w:lang w:val="en-US" w:bidi="ar-QA"/>
              </w:rPr>
            </w:pPr>
            <w:r w:rsidRPr="0072707F">
              <w:rPr>
                <w:rStyle w:val="FontStyle25"/>
                <w:rFonts w:ascii="Arial" w:hAnsi="Arial" w:cs="Arial" w:hint="cs"/>
                <w:bCs w:val="0"/>
                <w:sz w:val="20"/>
                <w:szCs w:val="20"/>
                <w:rtl/>
                <w:lang w:val="en-US" w:bidi="ar-QA"/>
              </w:rPr>
              <w:t>بالتوقيع أ</w:t>
            </w:r>
            <w:r w:rsidR="001143F8" w:rsidRPr="0072707F">
              <w:rPr>
                <w:rStyle w:val="FontStyle25"/>
                <w:rFonts w:ascii="Arial" w:hAnsi="Arial" w:cs="Arial" w:hint="cs"/>
                <w:bCs w:val="0"/>
                <w:sz w:val="20"/>
                <w:szCs w:val="20"/>
                <w:rtl/>
                <w:lang w:val="en-US" w:bidi="ar-QA"/>
              </w:rPr>
              <w:t>دناه</w:t>
            </w:r>
            <w:r w:rsidR="002E7DD0">
              <w:rPr>
                <w:rStyle w:val="FontStyle25"/>
                <w:rFonts w:ascii="Arial" w:hAnsi="Arial" w:cs="Arial" w:hint="cs"/>
                <w:bCs w:val="0"/>
                <w:sz w:val="20"/>
                <w:szCs w:val="20"/>
                <w:rtl/>
                <w:lang w:val="en-US" w:bidi="ar-QA"/>
              </w:rPr>
              <w:t>،</w:t>
            </w:r>
            <w:r w:rsidR="002E7DD0" w:rsidRPr="0072707F">
              <w:rPr>
                <w:rStyle w:val="FontStyle25"/>
                <w:rFonts w:ascii="Arial" w:hAnsi="Arial" w:cs="Arial" w:hint="cs"/>
                <w:bCs w:val="0"/>
                <w:sz w:val="20"/>
                <w:szCs w:val="20"/>
                <w:rtl/>
                <w:lang w:val="en-US" w:bidi="ar-QA"/>
              </w:rPr>
              <w:t xml:space="preserve"> </w:t>
            </w:r>
            <w:r w:rsidR="001143F8" w:rsidRPr="0072707F">
              <w:rPr>
                <w:rStyle w:val="FontStyle25"/>
                <w:rFonts w:ascii="Arial" w:hAnsi="Arial" w:cs="Arial" w:hint="cs"/>
                <w:bCs w:val="0"/>
                <w:sz w:val="20"/>
                <w:szCs w:val="20"/>
                <w:rtl/>
                <w:lang w:val="en-US" w:bidi="ar-QA"/>
              </w:rPr>
              <w:t>يوافق ولي الأمر أو الوصي القانوني على</w:t>
            </w:r>
            <w:r w:rsidR="00CF0B11">
              <w:rPr>
                <w:rStyle w:val="FontStyle25"/>
                <w:rFonts w:ascii="Arial" w:hAnsi="Arial" w:cs="Arial" w:hint="cs"/>
                <w:bCs w:val="0"/>
                <w:sz w:val="20"/>
                <w:szCs w:val="20"/>
                <w:rtl/>
                <w:lang w:val="en-US" w:bidi="ar-QA"/>
              </w:rPr>
              <w:t xml:space="preserve"> هذه</w:t>
            </w:r>
            <w:r w:rsidR="001143F8" w:rsidRPr="0072707F">
              <w:rPr>
                <w:rStyle w:val="FontStyle25"/>
                <w:rFonts w:ascii="Arial" w:hAnsi="Arial" w:cs="Arial" w:hint="cs"/>
                <w:bCs w:val="0"/>
                <w:sz w:val="20"/>
                <w:szCs w:val="20"/>
                <w:rtl/>
                <w:lang w:val="en-US" w:bidi="ar-QA"/>
              </w:rPr>
              <w:t xml:space="preserve"> الشروط </w:t>
            </w:r>
            <w:r w:rsidR="00CF0B11">
              <w:rPr>
                <w:rStyle w:val="FontStyle25"/>
                <w:rFonts w:ascii="Arial" w:hAnsi="Arial" w:cs="Arial" w:hint="cs"/>
                <w:bCs w:val="0"/>
                <w:sz w:val="20"/>
                <w:szCs w:val="20"/>
                <w:rtl/>
                <w:lang w:val="en-US" w:bidi="ar-QA"/>
              </w:rPr>
              <w:t>عن بموجب اهليته عن نفسه وعن المشارك</w:t>
            </w:r>
            <w:r w:rsidR="001143F8" w:rsidRPr="0072707F">
              <w:rPr>
                <w:rStyle w:val="FontStyle25"/>
                <w:rFonts w:ascii="Arial" w:hAnsi="Arial" w:cs="Arial" w:hint="cs"/>
                <w:bCs w:val="0"/>
                <w:sz w:val="20"/>
                <w:szCs w:val="20"/>
                <w:rtl/>
                <w:lang w:val="en-US" w:bidi="ar-QA"/>
              </w:rPr>
              <w:t>:</w:t>
            </w:r>
          </w:p>
        </w:tc>
      </w:tr>
      <w:tr w:rsidR="001143F8" w14:paraId="4C6772CE" w14:textId="77777777" w:rsidTr="00BE1178">
        <w:tc>
          <w:tcPr>
            <w:tcW w:w="4770" w:type="dxa"/>
          </w:tcPr>
          <w:p w14:paraId="4BE886DC" w14:textId="70E70B8A" w:rsidR="001143F8" w:rsidRPr="001143F8" w:rsidRDefault="001143F8" w:rsidP="002B2C54">
            <w:pPr>
              <w:pStyle w:val="Style2"/>
              <w:widowControl/>
              <w:spacing w:before="120" w:after="120"/>
              <w:jc w:val="both"/>
              <w:rPr>
                <w:rFonts w:cs="Calibri"/>
                <w:bCs/>
                <w:color w:val="000000"/>
                <w:sz w:val="20"/>
                <w:szCs w:val="20"/>
                <w:lang w:val="en-US" w:bidi="ar-QA"/>
              </w:rPr>
            </w:pPr>
            <w:r w:rsidRPr="001143F8">
              <w:rPr>
                <w:rFonts w:cs="Calibri"/>
                <w:bCs/>
                <w:color w:val="000000"/>
                <w:sz w:val="20"/>
                <w:szCs w:val="20"/>
                <w:lang w:val="en-US" w:bidi="ar-QA"/>
              </w:rPr>
              <w:t>Full Name:         _____________________</w:t>
            </w:r>
          </w:p>
          <w:p w14:paraId="1DD61754" w14:textId="77777777" w:rsidR="001143F8" w:rsidRPr="001143F8" w:rsidRDefault="001143F8" w:rsidP="002B2C54">
            <w:pPr>
              <w:pStyle w:val="Style2"/>
              <w:widowControl/>
              <w:spacing w:before="120" w:after="120"/>
              <w:jc w:val="both"/>
              <w:rPr>
                <w:rFonts w:cs="Calibri"/>
                <w:bCs/>
                <w:color w:val="000000"/>
                <w:sz w:val="20"/>
                <w:szCs w:val="20"/>
                <w:lang w:val="en-US" w:bidi="ar-QA"/>
              </w:rPr>
            </w:pPr>
            <w:r w:rsidRPr="001143F8">
              <w:rPr>
                <w:rFonts w:cs="Calibri"/>
                <w:bCs/>
                <w:color w:val="000000"/>
                <w:sz w:val="20"/>
                <w:szCs w:val="20"/>
                <w:lang w:val="en-US" w:bidi="ar-QA"/>
              </w:rPr>
              <w:t xml:space="preserve">Title:                   _____________________ </w:t>
            </w:r>
          </w:p>
          <w:p w14:paraId="2D8E8867" w14:textId="77777777" w:rsidR="001143F8" w:rsidRPr="001143F8" w:rsidRDefault="001143F8" w:rsidP="002B2C54">
            <w:pPr>
              <w:pStyle w:val="Style2"/>
              <w:widowControl/>
              <w:spacing w:before="120" w:after="120"/>
              <w:jc w:val="both"/>
              <w:rPr>
                <w:rFonts w:cs="Calibri"/>
                <w:bCs/>
                <w:color w:val="000000"/>
                <w:sz w:val="20"/>
                <w:szCs w:val="20"/>
                <w:lang w:val="en-US" w:bidi="ar-QA"/>
              </w:rPr>
            </w:pPr>
            <w:r w:rsidRPr="001143F8">
              <w:rPr>
                <w:rFonts w:cs="Calibri"/>
                <w:bCs/>
                <w:color w:val="000000"/>
                <w:sz w:val="20"/>
                <w:szCs w:val="20"/>
                <w:lang w:val="en-US" w:bidi="ar-QA"/>
              </w:rPr>
              <w:t>Date:                  _____________________</w:t>
            </w:r>
          </w:p>
          <w:p w14:paraId="13748A62" w14:textId="11AD62AA" w:rsidR="001143F8" w:rsidRPr="001143F8" w:rsidRDefault="001143F8" w:rsidP="002B2C54">
            <w:pPr>
              <w:pStyle w:val="Style2"/>
              <w:widowControl/>
              <w:spacing w:before="120" w:after="120"/>
              <w:jc w:val="both"/>
              <w:rPr>
                <w:rFonts w:cs="Calibri"/>
                <w:bCs/>
                <w:color w:val="000000"/>
                <w:sz w:val="20"/>
                <w:szCs w:val="20"/>
                <w:lang w:val="en-US" w:bidi="ar-QA"/>
              </w:rPr>
            </w:pPr>
            <w:r w:rsidRPr="001143F8">
              <w:rPr>
                <w:rFonts w:cs="Calibri"/>
                <w:bCs/>
                <w:color w:val="000000"/>
                <w:sz w:val="20"/>
                <w:szCs w:val="20"/>
                <w:lang w:val="en-US" w:bidi="ar-QA"/>
              </w:rPr>
              <w:t>Signature:         _____________________</w:t>
            </w:r>
          </w:p>
        </w:tc>
        <w:tc>
          <w:tcPr>
            <w:tcW w:w="4855" w:type="dxa"/>
          </w:tcPr>
          <w:p w14:paraId="0904855F" w14:textId="7F28E21A" w:rsidR="001143F8" w:rsidRDefault="001143F8" w:rsidP="002B2C54">
            <w:pPr>
              <w:pStyle w:val="Style8"/>
              <w:widowControl/>
              <w:bidi/>
              <w:spacing w:before="120" w:after="120" w:line="276" w:lineRule="auto"/>
              <w:ind w:left="29"/>
              <w:jc w:val="both"/>
              <w:rPr>
                <w:rFonts w:asciiTheme="minorHAnsi" w:hAnsiTheme="minorHAnsi" w:cstheme="minorHAnsi"/>
                <w:color w:val="000000"/>
                <w:sz w:val="20"/>
                <w:szCs w:val="20"/>
                <w:rtl/>
                <w:lang w:bidi="ar-EG"/>
              </w:rPr>
            </w:pPr>
            <w:r w:rsidRPr="00D85BFD">
              <w:rPr>
                <w:rFonts w:ascii="Arial" w:hAnsi="Arial" w:cs="Arial" w:hint="cs"/>
                <w:color w:val="000000"/>
                <w:sz w:val="20"/>
                <w:szCs w:val="20"/>
                <w:rtl/>
                <w:lang w:bidi="ar-SA"/>
              </w:rPr>
              <w:t>الاسم</w:t>
            </w:r>
            <w:r w:rsidRPr="00D85BFD">
              <w:rPr>
                <w:rFonts w:asciiTheme="minorHAnsi" w:hAnsiTheme="minorHAnsi" w:cstheme="minorHAnsi"/>
                <w:color w:val="000000"/>
                <w:sz w:val="20"/>
                <w:szCs w:val="20"/>
                <w:rtl/>
                <w:lang w:bidi="ar-SA"/>
              </w:rPr>
              <w:t xml:space="preserve"> </w:t>
            </w:r>
            <w:r w:rsidRPr="00D85BFD">
              <w:rPr>
                <w:rFonts w:ascii="Arial" w:hAnsi="Arial" w:cs="Arial" w:hint="cs"/>
                <w:color w:val="000000"/>
                <w:sz w:val="20"/>
                <w:szCs w:val="20"/>
                <w:rtl/>
                <w:lang w:bidi="ar-SA"/>
              </w:rPr>
              <w:t>بالكامل</w:t>
            </w:r>
            <w:r w:rsidRPr="00D85BFD">
              <w:rPr>
                <w:rFonts w:asciiTheme="minorHAnsi" w:hAnsiTheme="minorHAnsi" w:cstheme="minorHAnsi"/>
                <w:color w:val="000000"/>
                <w:sz w:val="20"/>
                <w:szCs w:val="20"/>
                <w:rtl/>
              </w:rPr>
              <w:t>:</w:t>
            </w:r>
            <w:r w:rsidRPr="00D85BFD">
              <w:rPr>
                <w:rFonts w:asciiTheme="minorHAnsi" w:hAnsiTheme="minorHAnsi" w:cstheme="minorHAnsi"/>
                <w:color w:val="000000"/>
                <w:sz w:val="20"/>
                <w:szCs w:val="20"/>
              </w:rPr>
              <w:t xml:space="preserve"> </w:t>
            </w:r>
            <w:r w:rsidRPr="00D85BFD">
              <w:rPr>
                <w:rFonts w:asciiTheme="minorHAnsi" w:hAnsiTheme="minorHAnsi" w:cstheme="minorHAnsi"/>
                <w:color w:val="000000"/>
                <w:sz w:val="20"/>
                <w:szCs w:val="20"/>
                <w:rtl/>
                <w:lang w:bidi="ar-EG"/>
              </w:rPr>
              <w:t xml:space="preserve"> </w:t>
            </w:r>
            <w:r>
              <w:rPr>
                <w:rFonts w:cs="Calibri"/>
                <w:bCs/>
                <w:color w:val="000000"/>
                <w:sz w:val="20"/>
                <w:szCs w:val="20"/>
                <w:lang w:val="en-US" w:bidi="ar-QA"/>
              </w:rPr>
              <w:t>_____________________</w:t>
            </w:r>
          </w:p>
          <w:p w14:paraId="4C80786F" w14:textId="49B12F7F" w:rsidR="001143F8" w:rsidRDefault="00EF1466" w:rsidP="002B2C54">
            <w:pPr>
              <w:pStyle w:val="Style8"/>
              <w:widowControl/>
              <w:bidi/>
              <w:spacing w:before="120" w:after="120" w:line="276" w:lineRule="auto"/>
              <w:ind w:left="29"/>
              <w:jc w:val="both"/>
              <w:rPr>
                <w:rFonts w:asciiTheme="minorHAnsi" w:hAnsiTheme="minorHAnsi" w:cstheme="minorHAnsi"/>
                <w:color w:val="000000"/>
                <w:sz w:val="20"/>
                <w:szCs w:val="20"/>
                <w:rtl/>
                <w:lang w:bidi="ar-EG"/>
              </w:rPr>
            </w:pPr>
            <w:r>
              <w:rPr>
                <w:rFonts w:ascii="Arial" w:hAnsi="Arial" w:cs="Arial" w:hint="cs"/>
                <w:color w:val="000000"/>
                <w:sz w:val="20"/>
                <w:szCs w:val="20"/>
                <w:rtl/>
                <w:lang w:bidi="ar-SA"/>
              </w:rPr>
              <w:t>ال</w:t>
            </w:r>
            <w:r w:rsidR="00CF0B11">
              <w:rPr>
                <w:rFonts w:ascii="Arial" w:hAnsi="Arial" w:cs="Arial" w:hint="cs"/>
                <w:color w:val="000000"/>
                <w:sz w:val="20"/>
                <w:szCs w:val="20"/>
                <w:rtl/>
                <w:lang w:bidi="ar-SA"/>
              </w:rPr>
              <w:t>صفة</w:t>
            </w:r>
            <w:r w:rsidR="001143F8" w:rsidRPr="00D85BFD">
              <w:rPr>
                <w:rFonts w:asciiTheme="minorHAnsi" w:hAnsiTheme="minorHAnsi" w:cstheme="minorHAnsi"/>
                <w:color w:val="000000"/>
                <w:sz w:val="20"/>
                <w:szCs w:val="20"/>
                <w:rtl/>
              </w:rPr>
              <w:t xml:space="preserve">:    </w:t>
            </w:r>
            <w:r w:rsidR="001143F8">
              <w:rPr>
                <w:rFonts w:asciiTheme="minorHAnsi" w:hAnsiTheme="minorHAnsi" w:cstheme="minorBidi" w:hint="cs"/>
                <w:color w:val="000000"/>
                <w:sz w:val="20"/>
                <w:szCs w:val="20"/>
                <w:rtl/>
                <w:lang w:bidi="ar-QA"/>
              </w:rPr>
              <w:t xml:space="preserve">   </w:t>
            </w:r>
            <w:r w:rsidR="001143F8" w:rsidRPr="00D85BFD">
              <w:rPr>
                <w:rFonts w:asciiTheme="minorHAnsi" w:hAnsiTheme="minorHAnsi" w:cstheme="minorHAnsi"/>
                <w:color w:val="000000"/>
                <w:sz w:val="20"/>
                <w:szCs w:val="20"/>
                <w:rtl/>
              </w:rPr>
              <w:t xml:space="preserve">  </w:t>
            </w:r>
            <w:r w:rsidR="001143F8" w:rsidRPr="00D85BFD">
              <w:rPr>
                <w:rFonts w:asciiTheme="minorHAnsi" w:hAnsiTheme="minorHAnsi" w:cstheme="minorHAnsi"/>
                <w:color w:val="000000"/>
                <w:sz w:val="20"/>
                <w:szCs w:val="20"/>
                <w:rtl/>
                <w:lang w:bidi="ar-EG"/>
              </w:rPr>
              <w:t xml:space="preserve"> </w:t>
            </w:r>
            <w:r w:rsidR="001143F8">
              <w:rPr>
                <w:rFonts w:cs="Calibri"/>
                <w:bCs/>
                <w:color w:val="000000"/>
                <w:sz w:val="20"/>
                <w:szCs w:val="20"/>
                <w:lang w:val="en-US" w:bidi="ar-QA"/>
              </w:rPr>
              <w:t>_____________________</w:t>
            </w:r>
          </w:p>
          <w:p w14:paraId="05C2B5E0" w14:textId="6BE5070D" w:rsidR="001143F8" w:rsidRDefault="001143F8" w:rsidP="002B2C54">
            <w:pPr>
              <w:pStyle w:val="Style8"/>
              <w:widowControl/>
              <w:bidi/>
              <w:spacing w:before="120" w:after="120" w:line="276" w:lineRule="auto"/>
              <w:ind w:left="29"/>
              <w:jc w:val="both"/>
              <w:rPr>
                <w:rFonts w:asciiTheme="minorHAnsi" w:hAnsiTheme="minorHAnsi" w:cstheme="minorBidi"/>
                <w:color w:val="000000"/>
                <w:sz w:val="20"/>
                <w:szCs w:val="20"/>
                <w:rtl/>
                <w:lang w:bidi="ar-QA"/>
              </w:rPr>
            </w:pPr>
            <w:r w:rsidRPr="00D85BFD">
              <w:rPr>
                <w:rFonts w:ascii="Arial" w:hAnsi="Arial" w:cs="Arial" w:hint="cs"/>
                <w:color w:val="000000"/>
                <w:sz w:val="20"/>
                <w:szCs w:val="20"/>
                <w:rtl/>
                <w:lang w:bidi="ar-SA"/>
              </w:rPr>
              <w:t>التاريخ</w:t>
            </w:r>
            <w:r w:rsidRPr="00D85BFD">
              <w:rPr>
                <w:rFonts w:asciiTheme="minorHAnsi" w:hAnsiTheme="minorHAnsi" w:cstheme="minorHAnsi"/>
                <w:color w:val="000000"/>
                <w:sz w:val="20"/>
                <w:szCs w:val="20"/>
                <w:rtl/>
              </w:rPr>
              <w:t xml:space="preserve">:   </w:t>
            </w:r>
            <w:r>
              <w:rPr>
                <w:rFonts w:asciiTheme="minorHAnsi" w:hAnsiTheme="minorHAnsi" w:cstheme="minorBidi" w:hint="cs"/>
                <w:color w:val="000000"/>
                <w:sz w:val="20"/>
                <w:szCs w:val="20"/>
                <w:rtl/>
                <w:lang w:bidi="ar-QA"/>
              </w:rPr>
              <w:t xml:space="preserve">     </w:t>
            </w:r>
            <w:r w:rsidRPr="00D85BFD">
              <w:rPr>
                <w:rFonts w:asciiTheme="minorHAnsi" w:hAnsiTheme="minorHAnsi" w:cstheme="minorHAnsi"/>
                <w:color w:val="000000"/>
                <w:sz w:val="20"/>
                <w:szCs w:val="20"/>
                <w:rtl/>
              </w:rPr>
              <w:t xml:space="preserve"> </w:t>
            </w:r>
            <w:r>
              <w:rPr>
                <w:rFonts w:cs="Calibri"/>
                <w:bCs/>
                <w:color w:val="000000"/>
                <w:sz w:val="20"/>
                <w:szCs w:val="20"/>
                <w:lang w:val="en-US" w:bidi="ar-QA"/>
              </w:rPr>
              <w:t>_____________________</w:t>
            </w:r>
          </w:p>
          <w:p w14:paraId="78ED8DD7" w14:textId="3EBDF43C" w:rsidR="001143F8" w:rsidRPr="001143F8" w:rsidRDefault="001143F8" w:rsidP="002B2C54">
            <w:pPr>
              <w:pStyle w:val="Style8"/>
              <w:widowControl/>
              <w:bidi/>
              <w:spacing w:before="120" w:after="120" w:line="276" w:lineRule="auto"/>
              <w:ind w:left="29"/>
              <w:jc w:val="both"/>
              <w:rPr>
                <w:rStyle w:val="FontStyle25"/>
                <w:rFonts w:ascii="Arial" w:hAnsi="Arial" w:cstheme="minorBidi"/>
                <w:b w:val="0"/>
                <w:bCs w:val="0"/>
                <w:sz w:val="20"/>
                <w:szCs w:val="20"/>
                <w:rtl/>
                <w:lang w:bidi="ar-QA"/>
              </w:rPr>
            </w:pPr>
            <w:r w:rsidRPr="00D85BFD">
              <w:rPr>
                <w:rFonts w:ascii="Arial" w:hAnsi="Arial" w:cs="Arial" w:hint="cs"/>
                <w:color w:val="000000"/>
                <w:sz w:val="20"/>
                <w:szCs w:val="20"/>
                <w:rtl/>
                <w:lang w:bidi="ar-SA"/>
              </w:rPr>
              <w:t>التوقيع</w:t>
            </w:r>
            <w:r w:rsidRPr="00D85BFD">
              <w:rPr>
                <w:rFonts w:asciiTheme="minorHAnsi" w:hAnsiTheme="minorHAnsi" w:cstheme="minorHAnsi"/>
                <w:color w:val="000000"/>
                <w:sz w:val="20"/>
                <w:szCs w:val="20"/>
                <w:rtl/>
              </w:rPr>
              <w:t xml:space="preserve">: </w:t>
            </w:r>
            <w:r>
              <w:rPr>
                <w:rFonts w:asciiTheme="minorHAnsi" w:hAnsiTheme="minorHAnsi" w:cstheme="minorBidi" w:hint="cs"/>
                <w:color w:val="000000"/>
                <w:sz w:val="20"/>
                <w:szCs w:val="20"/>
                <w:rtl/>
                <w:lang w:bidi="ar-QA"/>
              </w:rPr>
              <w:t xml:space="preserve">     </w:t>
            </w:r>
            <w:r w:rsidRPr="00D85BFD">
              <w:rPr>
                <w:rFonts w:asciiTheme="minorHAnsi" w:hAnsiTheme="minorHAnsi" w:cstheme="minorHAnsi"/>
                <w:color w:val="000000"/>
                <w:sz w:val="20"/>
                <w:szCs w:val="20"/>
                <w:rtl/>
              </w:rPr>
              <w:t xml:space="preserve">   </w:t>
            </w:r>
            <w:r>
              <w:rPr>
                <w:rFonts w:cs="Calibri"/>
                <w:bCs/>
                <w:color w:val="000000"/>
                <w:sz w:val="20"/>
                <w:szCs w:val="20"/>
                <w:lang w:val="en-US" w:bidi="ar-QA"/>
              </w:rPr>
              <w:t>_____________________</w:t>
            </w:r>
          </w:p>
        </w:tc>
      </w:tr>
      <w:tr w:rsidR="00FA09CA" w:rsidRPr="002B2C54" w14:paraId="731F51B0" w14:textId="77777777" w:rsidTr="00BE1178">
        <w:tc>
          <w:tcPr>
            <w:tcW w:w="4770" w:type="dxa"/>
          </w:tcPr>
          <w:p w14:paraId="70573A4D" w14:textId="77777777" w:rsidR="00FA09CA" w:rsidRPr="002B2C54" w:rsidRDefault="00FA09CA" w:rsidP="00BA07E7">
            <w:pPr>
              <w:pStyle w:val="Style8"/>
              <w:widowControl/>
              <w:spacing w:before="120" w:after="120"/>
              <w:rPr>
                <w:rFonts w:cs="Calibri"/>
                <w:b/>
                <w:color w:val="000000"/>
                <w:sz w:val="20"/>
                <w:szCs w:val="20"/>
                <w:lang w:val="en-US" w:bidi="en-US"/>
              </w:rPr>
            </w:pPr>
            <w:r w:rsidRPr="001143F8">
              <w:rPr>
                <w:rStyle w:val="FontStyle25"/>
                <w:sz w:val="20"/>
                <w:szCs w:val="20"/>
                <w:lang w:val="en-US" w:bidi="en-US"/>
              </w:rPr>
              <w:t>Parent/Legal Guardian contact details:</w:t>
            </w:r>
          </w:p>
        </w:tc>
        <w:tc>
          <w:tcPr>
            <w:tcW w:w="4855" w:type="dxa"/>
          </w:tcPr>
          <w:p w14:paraId="5D647D14" w14:textId="77777777" w:rsidR="00FA09CA" w:rsidRPr="002B2C54" w:rsidRDefault="00FA09CA" w:rsidP="00BA07E7">
            <w:pPr>
              <w:pStyle w:val="Style8"/>
              <w:widowControl/>
              <w:bidi/>
              <w:spacing w:before="120" w:after="120"/>
              <w:rPr>
                <w:rStyle w:val="FontStyle25"/>
                <w:rFonts w:asciiTheme="minorBidi" w:hAnsiTheme="minorBidi" w:cstheme="minorBidi"/>
                <w:b w:val="0"/>
                <w:sz w:val="20"/>
                <w:szCs w:val="20"/>
                <w:rtl/>
                <w:lang w:val="en-US" w:bidi="ar-SA"/>
              </w:rPr>
            </w:pPr>
            <w:r w:rsidRPr="00156ABC">
              <w:rPr>
                <w:rStyle w:val="FontStyle25"/>
                <w:rFonts w:asciiTheme="minorBidi" w:hAnsiTheme="minorBidi" w:cstheme="minorBidi"/>
                <w:sz w:val="20"/>
                <w:szCs w:val="20"/>
                <w:rtl/>
                <w:lang w:bidi="ar-QA"/>
              </w:rPr>
              <w:t>تفاصيل</w:t>
            </w:r>
            <w:r w:rsidRPr="00156ABC">
              <w:rPr>
                <w:rStyle w:val="FontStyle25"/>
                <w:rFonts w:asciiTheme="minorBidi" w:hAnsiTheme="minorBidi" w:cstheme="minorBidi"/>
                <w:sz w:val="20"/>
                <w:szCs w:val="20"/>
                <w:rtl/>
              </w:rPr>
              <w:t xml:space="preserve"> </w:t>
            </w:r>
            <w:r w:rsidRPr="00156ABC">
              <w:rPr>
                <w:rStyle w:val="FontStyle25"/>
                <w:rFonts w:asciiTheme="minorBidi" w:hAnsiTheme="minorBidi" w:cstheme="minorBidi"/>
                <w:sz w:val="20"/>
                <w:szCs w:val="20"/>
                <w:rtl/>
                <w:lang w:bidi="ar-QA"/>
              </w:rPr>
              <w:t>الاتصال</w:t>
            </w:r>
            <w:r w:rsidRPr="00156ABC">
              <w:rPr>
                <w:rStyle w:val="FontStyle25"/>
                <w:rFonts w:asciiTheme="minorBidi" w:hAnsiTheme="minorBidi" w:cstheme="minorBidi"/>
                <w:sz w:val="20"/>
                <w:szCs w:val="20"/>
                <w:rtl/>
              </w:rPr>
              <w:t xml:space="preserve"> </w:t>
            </w:r>
            <w:r w:rsidRPr="00156ABC">
              <w:rPr>
                <w:rStyle w:val="FontStyle25"/>
                <w:rFonts w:asciiTheme="minorBidi" w:hAnsiTheme="minorBidi" w:cstheme="minorBidi"/>
                <w:sz w:val="20"/>
                <w:szCs w:val="20"/>
                <w:rtl/>
                <w:lang w:bidi="ar-QA"/>
              </w:rPr>
              <w:t>بولي</w:t>
            </w:r>
            <w:r w:rsidRPr="00156ABC">
              <w:rPr>
                <w:rStyle w:val="FontStyle25"/>
                <w:rFonts w:asciiTheme="minorBidi" w:hAnsiTheme="minorBidi" w:cstheme="minorBidi"/>
                <w:sz w:val="20"/>
                <w:szCs w:val="20"/>
                <w:rtl/>
              </w:rPr>
              <w:t xml:space="preserve"> </w:t>
            </w:r>
            <w:r w:rsidRPr="00156ABC">
              <w:rPr>
                <w:rStyle w:val="FontStyle25"/>
                <w:rFonts w:asciiTheme="minorBidi" w:hAnsiTheme="minorBidi" w:cstheme="minorBidi"/>
                <w:sz w:val="20"/>
                <w:szCs w:val="20"/>
                <w:rtl/>
                <w:lang w:bidi="ar-QA"/>
              </w:rPr>
              <w:t>الأمر</w:t>
            </w:r>
            <w:r w:rsidRPr="00156ABC">
              <w:rPr>
                <w:rStyle w:val="FontStyle25"/>
                <w:rFonts w:asciiTheme="minorBidi" w:hAnsiTheme="minorBidi" w:cstheme="minorBidi"/>
                <w:sz w:val="20"/>
                <w:szCs w:val="20"/>
                <w:rtl/>
              </w:rPr>
              <w:t xml:space="preserve"> </w:t>
            </w:r>
            <w:r w:rsidRPr="00156ABC">
              <w:rPr>
                <w:rStyle w:val="FontStyle25"/>
                <w:rFonts w:asciiTheme="minorBidi" w:hAnsiTheme="minorBidi" w:cstheme="minorBidi"/>
                <w:sz w:val="20"/>
                <w:szCs w:val="20"/>
                <w:rtl/>
                <w:lang w:bidi="ar-QA"/>
              </w:rPr>
              <w:t>أو</w:t>
            </w:r>
            <w:r w:rsidRPr="00156ABC">
              <w:rPr>
                <w:rStyle w:val="FontStyle25"/>
                <w:rFonts w:asciiTheme="minorBidi" w:hAnsiTheme="minorBidi" w:cstheme="minorBidi"/>
                <w:sz w:val="20"/>
                <w:szCs w:val="20"/>
                <w:rtl/>
              </w:rPr>
              <w:t xml:space="preserve"> </w:t>
            </w:r>
            <w:r w:rsidRPr="00156ABC">
              <w:rPr>
                <w:rStyle w:val="FontStyle25"/>
                <w:rFonts w:asciiTheme="minorBidi" w:hAnsiTheme="minorBidi" w:cstheme="minorBidi"/>
                <w:sz w:val="20"/>
                <w:szCs w:val="20"/>
                <w:rtl/>
                <w:lang w:bidi="ar-QA"/>
              </w:rPr>
              <w:t>الوصي</w:t>
            </w:r>
            <w:r w:rsidRPr="00156ABC">
              <w:rPr>
                <w:rStyle w:val="FontStyle25"/>
                <w:rFonts w:asciiTheme="minorBidi" w:hAnsiTheme="minorBidi" w:cstheme="minorBidi"/>
                <w:sz w:val="20"/>
                <w:szCs w:val="20"/>
                <w:rtl/>
              </w:rPr>
              <w:t xml:space="preserve"> </w:t>
            </w:r>
            <w:r w:rsidRPr="00156ABC">
              <w:rPr>
                <w:rStyle w:val="FontStyle25"/>
                <w:rFonts w:asciiTheme="minorBidi" w:hAnsiTheme="minorBidi" w:cstheme="minorBidi"/>
                <w:sz w:val="20"/>
                <w:szCs w:val="20"/>
                <w:rtl/>
                <w:lang w:bidi="ar-QA"/>
              </w:rPr>
              <w:t>القانوني</w:t>
            </w:r>
            <w:r w:rsidRPr="00156ABC">
              <w:rPr>
                <w:rStyle w:val="FontStyle25"/>
                <w:rFonts w:asciiTheme="minorBidi" w:hAnsiTheme="minorBidi" w:cstheme="minorBidi"/>
                <w:sz w:val="20"/>
                <w:szCs w:val="20"/>
                <w:rtl/>
              </w:rPr>
              <w:t xml:space="preserve">: </w:t>
            </w:r>
          </w:p>
        </w:tc>
      </w:tr>
      <w:tr w:rsidR="00FA09CA" w:rsidRPr="00156ABC" w14:paraId="488DF446" w14:textId="77777777" w:rsidTr="00BE1178">
        <w:tc>
          <w:tcPr>
            <w:tcW w:w="4770" w:type="dxa"/>
          </w:tcPr>
          <w:p w14:paraId="138DBC95" w14:textId="77777777" w:rsidR="00FA09CA" w:rsidRPr="002B2C54" w:rsidRDefault="00FA09CA" w:rsidP="00BA07E7">
            <w:pPr>
              <w:pStyle w:val="Style8"/>
              <w:widowControl/>
              <w:spacing w:before="120" w:after="120"/>
              <w:rPr>
                <w:rFonts w:cs="Calibri"/>
                <w:b/>
                <w:color w:val="000000"/>
                <w:sz w:val="20"/>
                <w:szCs w:val="20"/>
                <w:lang w:val="en-US" w:bidi="en-US"/>
              </w:rPr>
            </w:pPr>
            <w:r w:rsidRPr="001143F8">
              <w:rPr>
                <w:rStyle w:val="FontStyle25"/>
                <w:sz w:val="20"/>
                <w:szCs w:val="20"/>
                <w:lang w:val="en-US" w:bidi="en-US"/>
              </w:rPr>
              <w:t>Email:</w:t>
            </w:r>
          </w:p>
        </w:tc>
        <w:tc>
          <w:tcPr>
            <w:tcW w:w="4855" w:type="dxa"/>
          </w:tcPr>
          <w:p w14:paraId="3F886C7B" w14:textId="77777777" w:rsidR="00FA09CA" w:rsidRPr="00156ABC" w:rsidRDefault="00FA09CA" w:rsidP="00BA07E7">
            <w:pPr>
              <w:pStyle w:val="Style8"/>
              <w:widowControl/>
              <w:bidi/>
              <w:spacing w:before="120" w:after="120"/>
              <w:rPr>
                <w:rStyle w:val="FontStyle25"/>
                <w:rFonts w:asciiTheme="minorBidi" w:hAnsiTheme="minorBidi" w:cstheme="minorBidi"/>
                <w:b w:val="0"/>
                <w:sz w:val="20"/>
                <w:szCs w:val="20"/>
                <w:lang w:val="en-US"/>
              </w:rPr>
            </w:pPr>
            <w:r w:rsidRPr="00156ABC">
              <w:rPr>
                <w:rStyle w:val="FontStyle25"/>
                <w:rFonts w:asciiTheme="minorBidi" w:hAnsiTheme="minorBidi" w:cstheme="minorBidi"/>
                <w:sz w:val="20"/>
                <w:szCs w:val="20"/>
                <w:rtl/>
                <w:lang w:bidi="ar-SA"/>
              </w:rPr>
              <w:t>البريد الإلكتروني</w:t>
            </w:r>
            <w:r w:rsidRPr="00156ABC">
              <w:rPr>
                <w:rStyle w:val="FontStyle25"/>
                <w:rFonts w:asciiTheme="minorBidi" w:hAnsiTheme="minorBidi" w:cstheme="minorBidi"/>
                <w:sz w:val="20"/>
                <w:szCs w:val="20"/>
                <w:rtl/>
              </w:rPr>
              <w:t>:</w:t>
            </w:r>
          </w:p>
          <w:p w14:paraId="6FB6880B" w14:textId="77777777" w:rsidR="00FA09CA" w:rsidRPr="00156ABC" w:rsidRDefault="00FA09CA" w:rsidP="00BA07E7">
            <w:pPr>
              <w:pStyle w:val="Style8"/>
              <w:widowControl/>
              <w:bidi/>
              <w:spacing w:before="120" w:after="120" w:line="276" w:lineRule="auto"/>
              <w:ind w:left="29"/>
              <w:jc w:val="both"/>
              <w:rPr>
                <w:rStyle w:val="FontStyle25"/>
                <w:rFonts w:asciiTheme="minorBidi" w:hAnsiTheme="minorBidi" w:cstheme="minorBidi"/>
                <w:b w:val="0"/>
                <w:bCs w:val="0"/>
                <w:sz w:val="20"/>
                <w:szCs w:val="20"/>
                <w:rtl/>
                <w:lang w:bidi="ar-SA"/>
              </w:rPr>
            </w:pPr>
          </w:p>
        </w:tc>
      </w:tr>
      <w:tr w:rsidR="00FA09CA" w:rsidRPr="00156ABC" w14:paraId="39CDA5DE" w14:textId="77777777" w:rsidTr="00BE1178">
        <w:tc>
          <w:tcPr>
            <w:tcW w:w="4770" w:type="dxa"/>
          </w:tcPr>
          <w:p w14:paraId="08E0F906" w14:textId="77777777" w:rsidR="00FA09CA" w:rsidRPr="001143F8" w:rsidRDefault="00FA09CA" w:rsidP="00BA07E7">
            <w:pPr>
              <w:pStyle w:val="Style8"/>
              <w:widowControl/>
              <w:spacing w:before="120" w:after="120"/>
              <w:rPr>
                <w:rStyle w:val="FontStyle25"/>
                <w:bCs w:val="0"/>
                <w:sz w:val="20"/>
                <w:szCs w:val="20"/>
                <w:lang w:val="en-US" w:bidi="en-US"/>
              </w:rPr>
            </w:pPr>
            <w:r w:rsidRPr="001143F8">
              <w:rPr>
                <w:rStyle w:val="FontStyle25"/>
                <w:sz w:val="20"/>
                <w:szCs w:val="20"/>
                <w:lang w:val="en-US" w:bidi="en-US"/>
              </w:rPr>
              <w:t>Telephone:</w:t>
            </w:r>
          </w:p>
          <w:p w14:paraId="39BE1B9E" w14:textId="77777777" w:rsidR="00FA09CA" w:rsidRPr="001143F8" w:rsidRDefault="00FA09CA" w:rsidP="00BA07E7">
            <w:pPr>
              <w:pStyle w:val="Style2"/>
              <w:widowControl/>
              <w:spacing w:before="120" w:after="120"/>
              <w:jc w:val="both"/>
              <w:rPr>
                <w:rFonts w:cs="Calibri"/>
                <w:bCs/>
                <w:color w:val="000000"/>
                <w:sz w:val="20"/>
                <w:szCs w:val="20"/>
                <w:lang w:val="en-US" w:bidi="en-US"/>
              </w:rPr>
            </w:pPr>
          </w:p>
        </w:tc>
        <w:tc>
          <w:tcPr>
            <w:tcW w:w="4855" w:type="dxa"/>
          </w:tcPr>
          <w:p w14:paraId="4D365E54" w14:textId="77777777" w:rsidR="00FA09CA" w:rsidRPr="00156ABC" w:rsidRDefault="00FA09CA" w:rsidP="00BA07E7">
            <w:pPr>
              <w:pStyle w:val="Style8"/>
              <w:widowControl/>
              <w:bidi/>
              <w:spacing w:before="120" w:after="120" w:line="276" w:lineRule="auto"/>
              <w:ind w:left="29"/>
              <w:jc w:val="both"/>
              <w:rPr>
                <w:rStyle w:val="FontStyle25"/>
                <w:rFonts w:asciiTheme="minorBidi" w:hAnsiTheme="minorBidi" w:cstheme="minorBidi"/>
                <w:b w:val="0"/>
                <w:bCs w:val="0"/>
                <w:sz w:val="20"/>
                <w:szCs w:val="20"/>
                <w:rtl/>
                <w:lang w:bidi="ar-SA"/>
              </w:rPr>
            </w:pPr>
            <w:r w:rsidRPr="00156ABC">
              <w:rPr>
                <w:rStyle w:val="FontStyle25"/>
                <w:rFonts w:asciiTheme="minorBidi" w:hAnsiTheme="minorBidi" w:cstheme="minorBidi"/>
                <w:sz w:val="20"/>
                <w:szCs w:val="20"/>
                <w:rtl/>
                <w:lang w:bidi="ar-SA"/>
              </w:rPr>
              <w:t>الهاتف</w:t>
            </w:r>
            <w:r w:rsidRPr="00156ABC">
              <w:rPr>
                <w:rStyle w:val="FontStyle25"/>
                <w:rFonts w:asciiTheme="minorBidi" w:hAnsiTheme="minorBidi" w:cstheme="minorBidi"/>
                <w:sz w:val="20"/>
                <w:szCs w:val="20"/>
                <w:rtl/>
              </w:rPr>
              <w:t>:</w:t>
            </w:r>
          </w:p>
        </w:tc>
      </w:tr>
      <w:tr w:rsidR="001143F8" w:rsidRPr="00F5526F" w14:paraId="51A5F0A3" w14:textId="77777777" w:rsidTr="00BE1178">
        <w:tc>
          <w:tcPr>
            <w:tcW w:w="4770" w:type="dxa"/>
          </w:tcPr>
          <w:p w14:paraId="1B816695" w14:textId="77777777" w:rsidR="001143F8" w:rsidRPr="00FA09CA" w:rsidRDefault="00FA09CA" w:rsidP="00F5526F">
            <w:pPr>
              <w:pStyle w:val="Style2"/>
              <w:widowControl/>
              <w:spacing w:before="120" w:after="120"/>
              <w:jc w:val="both"/>
              <w:rPr>
                <w:rFonts w:cs="Calibri"/>
                <w:b/>
                <w:color w:val="000000"/>
                <w:sz w:val="20"/>
                <w:szCs w:val="20"/>
                <w:u w:val="single"/>
                <w:lang w:val="en-US" w:bidi="en-US"/>
              </w:rPr>
            </w:pPr>
            <w:r w:rsidRPr="00FA09CA">
              <w:rPr>
                <w:rFonts w:cs="Calibri"/>
                <w:b/>
                <w:color w:val="000000"/>
                <w:sz w:val="20"/>
                <w:szCs w:val="20"/>
                <w:u w:val="single"/>
                <w:lang w:val="en-US" w:bidi="en-US"/>
              </w:rPr>
              <w:t>To be completed by SC:</w:t>
            </w:r>
          </w:p>
          <w:p w14:paraId="6D11D816" w14:textId="6FC8AB38" w:rsidR="00FA09CA" w:rsidRPr="00FA09CA" w:rsidRDefault="00FA09CA" w:rsidP="002B2C54">
            <w:pPr>
              <w:pStyle w:val="Style2"/>
              <w:widowControl/>
              <w:spacing w:before="120" w:after="120"/>
              <w:jc w:val="both"/>
              <w:rPr>
                <w:rFonts w:cs="Calibri"/>
                <w:b/>
                <w:color w:val="000000"/>
                <w:sz w:val="20"/>
                <w:szCs w:val="20"/>
                <w:lang w:val="en-US" w:bidi="en-US"/>
              </w:rPr>
            </w:pPr>
          </w:p>
        </w:tc>
        <w:tc>
          <w:tcPr>
            <w:tcW w:w="4855" w:type="dxa"/>
          </w:tcPr>
          <w:p w14:paraId="609BBCC6" w14:textId="1E1BD856" w:rsidR="001143F8" w:rsidRPr="00E87AAC" w:rsidRDefault="00F5526F" w:rsidP="00F5526F">
            <w:pPr>
              <w:pStyle w:val="Style8"/>
              <w:widowControl/>
              <w:bidi/>
              <w:spacing w:before="120" w:after="120" w:line="276" w:lineRule="auto"/>
              <w:ind w:left="29"/>
              <w:jc w:val="both"/>
              <w:rPr>
                <w:rStyle w:val="FontStyle25"/>
                <w:rFonts w:ascii="Arial" w:hAnsi="Arial" w:cs="Arial"/>
                <w:sz w:val="20"/>
                <w:szCs w:val="20"/>
                <w:u w:val="single"/>
                <w:rtl/>
                <w:lang w:bidi="ar-SA"/>
              </w:rPr>
            </w:pPr>
            <w:r w:rsidRPr="00E87AAC">
              <w:rPr>
                <w:rStyle w:val="FontStyle25"/>
                <w:rFonts w:ascii="Arial" w:hAnsi="Arial" w:cs="Arial" w:hint="eastAsia"/>
                <w:sz w:val="20"/>
                <w:szCs w:val="20"/>
                <w:u w:val="single"/>
                <w:rtl/>
                <w:lang w:bidi="ar-SA"/>
              </w:rPr>
              <w:t>يجب</w:t>
            </w:r>
            <w:r w:rsidRPr="00E87AAC">
              <w:rPr>
                <w:rStyle w:val="FontStyle25"/>
                <w:rFonts w:ascii="Arial" w:hAnsi="Arial" w:cs="Arial"/>
                <w:sz w:val="20"/>
                <w:szCs w:val="20"/>
                <w:u w:val="single"/>
                <w:rtl/>
                <w:lang w:bidi="ar-SA"/>
              </w:rPr>
              <w:t xml:space="preserve"> </w:t>
            </w:r>
            <w:r w:rsidRPr="00E87AAC">
              <w:rPr>
                <w:rStyle w:val="FontStyle25"/>
                <w:rFonts w:ascii="Arial" w:hAnsi="Arial" w:cs="Arial" w:hint="eastAsia"/>
                <w:sz w:val="20"/>
                <w:szCs w:val="20"/>
                <w:u w:val="single"/>
                <w:rtl/>
                <w:lang w:bidi="ar-SA"/>
              </w:rPr>
              <w:t>إكماله</w:t>
            </w:r>
            <w:r w:rsidRPr="00E87AAC">
              <w:rPr>
                <w:rStyle w:val="FontStyle25"/>
                <w:rFonts w:ascii="Arial" w:hAnsi="Arial" w:cs="Arial"/>
                <w:sz w:val="20"/>
                <w:szCs w:val="20"/>
                <w:u w:val="single"/>
                <w:rtl/>
                <w:lang w:bidi="ar-SA"/>
              </w:rPr>
              <w:t xml:space="preserve"> </w:t>
            </w:r>
            <w:r w:rsidRPr="00E87AAC">
              <w:rPr>
                <w:rStyle w:val="FontStyle25"/>
                <w:rFonts w:ascii="Arial" w:hAnsi="Arial" w:cs="Arial" w:hint="eastAsia"/>
                <w:sz w:val="20"/>
                <w:szCs w:val="20"/>
                <w:u w:val="single"/>
                <w:rtl/>
                <w:lang w:bidi="ar-SA"/>
              </w:rPr>
              <w:t>من</w:t>
            </w:r>
            <w:r w:rsidRPr="00E87AAC">
              <w:rPr>
                <w:rStyle w:val="FontStyle25"/>
                <w:rFonts w:ascii="Arial" w:hAnsi="Arial" w:cs="Arial"/>
                <w:sz w:val="20"/>
                <w:szCs w:val="20"/>
                <w:u w:val="single"/>
                <w:rtl/>
                <w:lang w:bidi="ar-SA"/>
              </w:rPr>
              <w:t xml:space="preserve"> </w:t>
            </w:r>
            <w:r w:rsidRPr="00E87AAC">
              <w:rPr>
                <w:rStyle w:val="FontStyle25"/>
                <w:rFonts w:ascii="Arial" w:hAnsi="Arial" w:cs="Arial" w:hint="eastAsia"/>
                <w:sz w:val="20"/>
                <w:szCs w:val="20"/>
                <w:u w:val="single"/>
                <w:rtl/>
                <w:lang w:bidi="ar-SA"/>
              </w:rPr>
              <w:t>قبل</w:t>
            </w:r>
            <w:r w:rsidRPr="00E87AAC">
              <w:rPr>
                <w:rStyle w:val="FontStyle25"/>
                <w:rFonts w:ascii="Arial" w:hAnsi="Arial" w:cs="Arial"/>
                <w:sz w:val="20"/>
                <w:szCs w:val="20"/>
                <w:u w:val="single"/>
                <w:rtl/>
                <w:lang w:bidi="ar-SA"/>
              </w:rPr>
              <w:t xml:space="preserve"> اللجنة: </w:t>
            </w:r>
          </w:p>
        </w:tc>
      </w:tr>
      <w:tr w:rsidR="00FA09CA" w:rsidRPr="00156ABC" w14:paraId="2B78EACB" w14:textId="77777777" w:rsidTr="00BE1178">
        <w:tc>
          <w:tcPr>
            <w:tcW w:w="4770" w:type="dxa"/>
          </w:tcPr>
          <w:p w14:paraId="7B7FBAF2" w14:textId="57B11BA3" w:rsidR="00FA09CA" w:rsidRPr="001143F8" w:rsidRDefault="00FA09CA" w:rsidP="00BA07E7">
            <w:pPr>
              <w:pStyle w:val="Style8"/>
              <w:widowControl/>
              <w:spacing w:before="120" w:after="120"/>
              <w:rPr>
                <w:rFonts w:cs="Calibri"/>
                <w:b/>
                <w:bCs/>
                <w:color w:val="000000"/>
                <w:sz w:val="20"/>
                <w:szCs w:val="20"/>
                <w:lang w:val="en-US" w:bidi="en-US"/>
              </w:rPr>
            </w:pPr>
            <w:r w:rsidRPr="001143F8">
              <w:rPr>
                <w:rFonts w:cs="Calibri"/>
                <w:b/>
                <w:bCs/>
                <w:color w:val="000000"/>
                <w:sz w:val="20"/>
                <w:szCs w:val="20"/>
                <w:lang w:val="en-US" w:bidi="en-US"/>
              </w:rPr>
              <w:t>Type of Participation</w:t>
            </w:r>
          </w:p>
          <w:p w14:paraId="6E33BF56" w14:textId="2D77F62D" w:rsidR="00FA09CA" w:rsidRPr="001143F8" w:rsidRDefault="00FA09CA" w:rsidP="00BA07E7">
            <w:pPr>
              <w:pStyle w:val="Style8"/>
              <w:widowControl/>
              <w:spacing w:before="120" w:after="120"/>
              <w:jc w:val="both"/>
              <w:rPr>
                <w:rFonts w:cs="Calibri"/>
                <w:bCs/>
                <w:color w:val="000000"/>
                <w:sz w:val="20"/>
                <w:szCs w:val="20"/>
                <w:lang w:val="en-US" w:bidi="en-US"/>
              </w:rPr>
            </w:pPr>
            <w:r w:rsidRPr="001143F8">
              <w:rPr>
                <w:rFonts w:cs="Calibri"/>
                <w:bCs/>
                <w:color w:val="000000"/>
                <w:sz w:val="20"/>
                <w:szCs w:val="20"/>
                <w:lang w:val="en-US" w:bidi="en-US"/>
              </w:rPr>
              <w:t xml:space="preserve">The Parent/Legal Guardian agrees that the Participant shall participate in the </w:t>
            </w:r>
            <w:r w:rsidR="005773DD">
              <w:rPr>
                <w:rFonts w:cs="Calibri"/>
                <w:bCs/>
                <w:color w:val="000000"/>
                <w:sz w:val="20"/>
                <w:szCs w:val="20"/>
                <w:lang w:val="en-US" w:bidi="en-US"/>
              </w:rPr>
              <w:t xml:space="preserve">Youth Programme </w:t>
            </w:r>
            <w:r w:rsidRPr="001143F8">
              <w:rPr>
                <w:rFonts w:cs="Calibri"/>
                <w:bCs/>
                <w:color w:val="000000"/>
                <w:sz w:val="20"/>
                <w:szCs w:val="20"/>
                <w:lang w:val="en-US" w:bidi="en-US"/>
              </w:rPr>
              <w:t>as:</w:t>
            </w:r>
          </w:p>
          <w:p w14:paraId="524035F6" w14:textId="77777777" w:rsidR="00FA09CA" w:rsidRPr="001143F8" w:rsidRDefault="00FA09CA" w:rsidP="00BA07E7">
            <w:pPr>
              <w:pStyle w:val="Style2"/>
              <w:widowControl/>
              <w:spacing w:before="120" w:after="120"/>
              <w:jc w:val="both"/>
              <w:rPr>
                <w:rFonts w:cs="Calibri"/>
                <w:bCs/>
                <w:color w:val="000000"/>
                <w:sz w:val="20"/>
                <w:szCs w:val="20"/>
                <w:lang w:val="en-US" w:bidi="en-US"/>
              </w:rPr>
            </w:pPr>
          </w:p>
        </w:tc>
        <w:tc>
          <w:tcPr>
            <w:tcW w:w="4855" w:type="dxa"/>
          </w:tcPr>
          <w:p w14:paraId="0462F19E" w14:textId="77777777" w:rsidR="00FA09CA" w:rsidRPr="00156ABC" w:rsidRDefault="00FA09CA" w:rsidP="00BA07E7">
            <w:pPr>
              <w:pStyle w:val="Style8"/>
              <w:widowControl/>
              <w:bidi/>
              <w:spacing w:before="120" w:after="120"/>
              <w:rPr>
                <w:rFonts w:asciiTheme="minorBidi" w:hAnsiTheme="minorBidi" w:cstheme="minorBidi"/>
                <w:b/>
              </w:rPr>
            </w:pPr>
            <w:r w:rsidRPr="00156ABC">
              <w:rPr>
                <w:rFonts w:asciiTheme="minorBidi" w:hAnsiTheme="minorBidi" w:cstheme="minorBidi"/>
                <w:b/>
                <w:bCs/>
                <w:color w:val="000000"/>
                <w:sz w:val="20"/>
                <w:szCs w:val="20"/>
                <w:rtl/>
                <w:lang w:bidi="ar-QA"/>
              </w:rPr>
              <w:t>1</w:t>
            </w:r>
            <w:r w:rsidRPr="00156ABC">
              <w:rPr>
                <w:rFonts w:asciiTheme="minorBidi" w:hAnsiTheme="minorBidi" w:cstheme="minorBidi"/>
                <w:b/>
                <w:bCs/>
                <w:color w:val="000000"/>
                <w:sz w:val="20"/>
                <w:szCs w:val="20"/>
                <w:rtl/>
              </w:rPr>
              <w:t xml:space="preserve">) </w:t>
            </w:r>
            <w:r w:rsidRPr="00156ABC">
              <w:rPr>
                <w:rFonts w:asciiTheme="minorBidi" w:hAnsiTheme="minorBidi" w:cstheme="minorBidi"/>
                <w:b/>
                <w:bCs/>
                <w:color w:val="000000"/>
                <w:sz w:val="20"/>
                <w:szCs w:val="20"/>
                <w:rtl/>
                <w:lang w:bidi="ar-QA"/>
              </w:rPr>
              <w:t>نوع</w:t>
            </w:r>
            <w:r w:rsidRPr="00156ABC">
              <w:rPr>
                <w:rFonts w:asciiTheme="minorBidi" w:hAnsiTheme="minorBidi" w:cstheme="minorBidi"/>
                <w:b/>
                <w:bCs/>
                <w:color w:val="000000"/>
                <w:sz w:val="20"/>
                <w:szCs w:val="20"/>
                <w:rtl/>
              </w:rPr>
              <w:t xml:space="preserve"> </w:t>
            </w:r>
            <w:r w:rsidRPr="00156ABC">
              <w:rPr>
                <w:rFonts w:asciiTheme="minorBidi" w:hAnsiTheme="minorBidi" w:cstheme="minorBidi"/>
                <w:b/>
                <w:bCs/>
                <w:color w:val="000000"/>
                <w:sz w:val="20"/>
                <w:szCs w:val="20"/>
                <w:rtl/>
                <w:lang w:bidi="ar-QA"/>
              </w:rPr>
              <w:t>المُشاركة</w:t>
            </w:r>
          </w:p>
          <w:p w14:paraId="62DBE64E" w14:textId="0A349234" w:rsidR="00FA09CA" w:rsidRPr="00156ABC" w:rsidRDefault="00FA09CA" w:rsidP="00BA07E7">
            <w:pPr>
              <w:pStyle w:val="Style8"/>
              <w:widowControl/>
              <w:bidi/>
              <w:spacing w:before="120" w:after="120"/>
              <w:jc w:val="both"/>
              <w:rPr>
                <w:rFonts w:asciiTheme="minorBidi" w:hAnsiTheme="minorBidi" w:cstheme="minorBidi"/>
                <w:b/>
                <w:bCs/>
                <w:color w:val="000000"/>
                <w:sz w:val="20"/>
                <w:szCs w:val="20"/>
                <w:lang w:val="en-US"/>
              </w:rPr>
            </w:pPr>
            <w:r w:rsidRPr="00156ABC">
              <w:rPr>
                <w:rFonts w:asciiTheme="minorBidi" w:hAnsiTheme="minorBidi" w:cstheme="minorBidi"/>
                <w:color w:val="000000"/>
                <w:sz w:val="20"/>
                <w:szCs w:val="20"/>
                <w:rtl/>
                <w:lang w:bidi="ar-QA"/>
              </w:rPr>
              <w:t>يوافق</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ولي</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الأمر</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أو</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الوصي</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القانوني</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على</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أن</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المُشارك</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سيُشارك</w:t>
            </w:r>
            <w:r w:rsidRPr="00156ABC">
              <w:rPr>
                <w:rFonts w:asciiTheme="minorBidi" w:hAnsiTheme="minorBidi" w:cstheme="minorBidi"/>
                <w:color w:val="000000"/>
                <w:sz w:val="20"/>
                <w:szCs w:val="20"/>
                <w:rtl/>
              </w:rPr>
              <w:t xml:space="preserve"> </w:t>
            </w:r>
            <w:r w:rsidRPr="00156ABC">
              <w:rPr>
                <w:rFonts w:asciiTheme="minorBidi" w:hAnsiTheme="minorBidi" w:cstheme="minorBidi"/>
                <w:color w:val="000000"/>
                <w:sz w:val="20"/>
                <w:szCs w:val="20"/>
                <w:rtl/>
                <w:lang w:bidi="ar-QA"/>
              </w:rPr>
              <w:t>في</w:t>
            </w:r>
            <w:r w:rsidRPr="00156ABC">
              <w:rPr>
                <w:rFonts w:asciiTheme="minorBidi" w:hAnsiTheme="minorBidi" w:cstheme="minorBidi"/>
                <w:color w:val="000000"/>
                <w:sz w:val="20"/>
                <w:szCs w:val="20"/>
                <w:rtl/>
              </w:rPr>
              <w:t xml:space="preserve"> </w:t>
            </w:r>
            <w:r w:rsidR="005773DD" w:rsidRPr="005773DD">
              <w:rPr>
                <w:rFonts w:asciiTheme="minorBidi" w:hAnsiTheme="minorBidi" w:cs="Arial" w:hint="cs"/>
                <w:color w:val="000000"/>
                <w:sz w:val="20"/>
                <w:szCs w:val="20"/>
                <w:rtl/>
                <w:lang w:bidi="ar-SA"/>
              </w:rPr>
              <w:t>برنامج</w:t>
            </w:r>
            <w:r w:rsidR="005773DD" w:rsidRPr="005773DD">
              <w:rPr>
                <w:rFonts w:asciiTheme="minorBidi" w:hAnsiTheme="minorBidi" w:cs="Arial"/>
                <w:color w:val="000000"/>
                <w:sz w:val="20"/>
                <w:szCs w:val="20"/>
                <w:rtl/>
                <w:lang w:bidi="ar-SA"/>
              </w:rPr>
              <w:t xml:space="preserve"> </w:t>
            </w:r>
            <w:r w:rsidR="005773DD" w:rsidRPr="005773DD">
              <w:rPr>
                <w:rFonts w:asciiTheme="minorBidi" w:hAnsiTheme="minorBidi" w:cs="Arial" w:hint="cs"/>
                <w:color w:val="000000"/>
                <w:sz w:val="20"/>
                <w:szCs w:val="20"/>
                <w:rtl/>
                <w:lang w:bidi="ar-SA"/>
              </w:rPr>
              <w:t>الشباب</w:t>
            </w:r>
            <w:r w:rsidR="005773DD" w:rsidRPr="005773DD" w:rsidDel="005773DD">
              <w:rPr>
                <w:rFonts w:asciiTheme="minorBidi" w:hAnsiTheme="minorBidi" w:cs="Arial"/>
                <w:color w:val="000000"/>
                <w:sz w:val="20"/>
                <w:szCs w:val="20"/>
                <w:rtl/>
                <w:lang w:bidi="ar-SA"/>
              </w:rPr>
              <w:t xml:space="preserve"> </w:t>
            </w:r>
            <w:r w:rsidRPr="00156ABC">
              <w:rPr>
                <w:rFonts w:asciiTheme="minorBidi" w:hAnsiTheme="minorBidi" w:cstheme="minorBidi"/>
                <w:color w:val="000000"/>
                <w:sz w:val="20"/>
                <w:szCs w:val="20"/>
                <w:rtl/>
                <w:lang w:bidi="ar-QA"/>
              </w:rPr>
              <w:t>باعتباره</w:t>
            </w:r>
            <w:r w:rsidRPr="00156ABC">
              <w:rPr>
                <w:rFonts w:asciiTheme="minorBidi" w:hAnsiTheme="minorBidi" w:cstheme="minorBidi"/>
                <w:color w:val="000000"/>
                <w:sz w:val="20"/>
                <w:szCs w:val="20"/>
                <w:rtl/>
              </w:rPr>
              <w:t xml:space="preserve">: </w:t>
            </w:r>
          </w:p>
          <w:p w14:paraId="291F291C" w14:textId="77777777" w:rsidR="00FA09CA" w:rsidRPr="00156ABC" w:rsidRDefault="00FA09CA" w:rsidP="00BA07E7">
            <w:pPr>
              <w:pStyle w:val="Style8"/>
              <w:widowControl/>
              <w:bidi/>
              <w:spacing w:before="120" w:after="120" w:line="276" w:lineRule="auto"/>
              <w:ind w:left="29"/>
              <w:jc w:val="both"/>
              <w:rPr>
                <w:rStyle w:val="FontStyle25"/>
                <w:rFonts w:asciiTheme="minorBidi" w:hAnsiTheme="minorBidi" w:cstheme="minorBidi"/>
                <w:b w:val="0"/>
                <w:bCs w:val="0"/>
                <w:sz w:val="20"/>
                <w:szCs w:val="20"/>
                <w:rtl/>
                <w:lang w:val="en-US" w:bidi="ar-SA"/>
              </w:rPr>
            </w:pPr>
          </w:p>
        </w:tc>
      </w:tr>
      <w:tr w:rsidR="00FA09CA" w:rsidRPr="00156ABC" w14:paraId="63A6CF08" w14:textId="77777777" w:rsidTr="00BE1178">
        <w:tc>
          <w:tcPr>
            <w:tcW w:w="4770" w:type="dxa"/>
          </w:tcPr>
          <w:p w14:paraId="58D43C7F" w14:textId="77777777" w:rsidR="00FA09CA" w:rsidRPr="001143F8" w:rsidRDefault="00FA09CA" w:rsidP="00BA07E7">
            <w:pPr>
              <w:pStyle w:val="Style8"/>
              <w:widowControl/>
              <w:spacing w:before="120" w:after="120"/>
              <w:jc w:val="both"/>
              <w:rPr>
                <w:rStyle w:val="FontStyle25"/>
                <w:b w:val="0"/>
                <w:bCs w:val="0"/>
                <w:sz w:val="20"/>
                <w:szCs w:val="20"/>
                <w:lang w:val="en-US"/>
              </w:rPr>
            </w:pPr>
            <w:r w:rsidRPr="001143F8">
              <w:rPr>
                <w:rStyle w:val="FontStyle25"/>
                <w:b w:val="0"/>
                <w:bCs w:val="0"/>
                <w:sz w:val="20"/>
                <w:szCs w:val="20"/>
                <w:lang w:val="en-US"/>
              </w:rPr>
              <w:t>□ Ball Crew</w:t>
            </w:r>
            <w:r w:rsidRPr="001143F8">
              <w:rPr>
                <w:rStyle w:val="FontStyle25"/>
                <w:b w:val="0"/>
                <w:bCs w:val="0"/>
                <w:sz w:val="20"/>
                <w:szCs w:val="20"/>
                <w:lang w:val="en-US"/>
              </w:rPr>
              <w:tab/>
            </w:r>
          </w:p>
          <w:p w14:paraId="6121AA4D" w14:textId="1293D6AB" w:rsidR="00FA09CA" w:rsidRDefault="00FA09CA" w:rsidP="00BA07E7">
            <w:pPr>
              <w:pStyle w:val="Style8"/>
              <w:widowControl/>
              <w:spacing w:before="120" w:after="120"/>
              <w:jc w:val="both"/>
              <w:rPr>
                <w:rStyle w:val="FontStyle25"/>
                <w:b w:val="0"/>
                <w:bCs w:val="0"/>
                <w:sz w:val="20"/>
                <w:szCs w:val="20"/>
                <w:rtl/>
                <w:lang w:val="en-US" w:bidi="ar-QA"/>
              </w:rPr>
            </w:pPr>
            <w:r w:rsidRPr="001143F8">
              <w:rPr>
                <w:rStyle w:val="FontStyle25"/>
                <w:b w:val="0"/>
                <w:bCs w:val="0"/>
                <w:sz w:val="20"/>
                <w:szCs w:val="20"/>
                <w:lang w:val="en-US"/>
              </w:rPr>
              <w:t xml:space="preserve">□ Flag </w:t>
            </w:r>
            <w:r w:rsidR="00956CC4">
              <w:rPr>
                <w:rStyle w:val="FontStyle25"/>
                <w:b w:val="0"/>
                <w:bCs w:val="0"/>
                <w:sz w:val="20"/>
                <w:szCs w:val="20"/>
                <w:lang w:val="en-US"/>
              </w:rPr>
              <w:t>Bearers</w:t>
            </w:r>
          </w:p>
          <w:p w14:paraId="0530F2A8" w14:textId="71E8B4E0" w:rsidR="000212A1" w:rsidRPr="001143F8" w:rsidRDefault="000212A1" w:rsidP="00BA07E7">
            <w:pPr>
              <w:pStyle w:val="Style8"/>
              <w:widowControl/>
              <w:spacing w:before="120" w:after="120"/>
              <w:jc w:val="both"/>
              <w:rPr>
                <w:rStyle w:val="FontStyle25"/>
                <w:b w:val="0"/>
                <w:bCs w:val="0"/>
                <w:sz w:val="20"/>
                <w:szCs w:val="20"/>
                <w:lang w:val="en-US" w:bidi="ar-QA"/>
              </w:rPr>
            </w:pPr>
            <w:r w:rsidRPr="001143F8">
              <w:rPr>
                <w:rStyle w:val="FontStyle25"/>
                <w:b w:val="0"/>
                <w:bCs w:val="0"/>
                <w:sz w:val="20"/>
                <w:szCs w:val="20"/>
                <w:lang w:val="en-US"/>
              </w:rPr>
              <w:t>□</w:t>
            </w:r>
            <w:r>
              <w:rPr>
                <w:rStyle w:val="FontStyle25"/>
                <w:rFonts w:hint="cs"/>
                <w:b w:val="0"/>
                <w:bCs w:val="0"/>
                <w:sz w:val="20"/>
                <w:szCs w:val="20"/>
                <w:rtl/>
                <w:lang w:val="en-US" w:bidi="ar-QA"/>
              </w:rPr>
              <w:t xml:space="preserve"> </w:t>
            </w:r>
            <w:r>
              <w:rPr>
                <w:rStyle w:val="FontStyle25"/>
                <w:b w:val="0"/>
                <w:bCs w:val="0"/>
                <w:sz w:val="20"/>
                <w:szCs w:val="20"/>
                <w:lang w:val="en-US"/>
              </w:rPr>
              <w:t>Campaign Flag Bearers</w:t>
            </w:r>
          </w:p>
          <w:p w14:paraId="2C0BE2D1" w14:textId="1107C5A5" w:rsidR="00956CC4" w:rsidRPr="001143F8" w:rsidRDefault="00956CC4" w:rsidP="00956CC4">
            <w:pPr>
              <w:pStyle w:val="Style8"/>
              <w:widowControl/>
              <w:spacing w:before="120" w:after="120"/>
              <w:jc w:val="both"/>
              <w:rPr>
                <w:rStyle w:val="FontStyle25"/>
                <w:b w:val="0"/>
                <w:bCs w:val="0"/>
                <w:sz w:val="20"/>
                <w:szCs w:val="20"/>
                <w:lang w:val="en-US"/>
              </w:rPr>
            </w:pPr>
            <w:r w:rsidRPr="001143F8">
              <w:rPr>
                <w:rStyle w:val="FontStyle25"/>
                <w:b w:val="0"/>
                <w:bCs w:val="0"/>
                <w:sz w:val="20"/>
                <w:szCs w:val="20"/>
                <w:lang w:val="en-US"/>
              </w:rPr>
              <w:t xml:space="preserve">□ </w:t>
            </w:r>
            <w:r>
              <w:rPr>
                <w:rStyle w:val="FontStyle25"/>
                <w:b w:val="0"/>
                <w:bCs w:val="0"/>
                <w:sz w:val="20"/>
                <w:szCs w:val="20"/>
                <w:lang w:val="en-US"/>
              </w:rPr>
              <w:t xml:space="preserve">Match Ball Carriers </w:t>
            </w:r>
            <w:r w:rsidRPr="001143F8">
              <w:rPr>
                <w:rStyle w:val="FontStyle25"/>
                <w:b w:val="0"/>
                <w:bCs w:val="0"/>
                <w:sz w:val="20"/>
                <w:szCs w:val="20"/>
                <w:lang w:val="en-US"/>
              </w:rPr>
              <w:tab/>
            </w:r>
          </w:p>
          <w:p w14:paraId="5F093EDF" w14:textId="7B45892A" w:rsidR="00956CC4" w:rsidRPr="001143F8" w:rsidRDefault="00956CC4" w:rsidP="00956CC4">
            <w:pPr>
              <w:pStyle w:val="Style8"/>
              <w:widowControl/>
              <w:spacing w:before="120" w:after="120"/>
              <w:jc w:val="both"/>
              <w:rPr>
                <w:rStyle w:val="FontStyle25"/>
                <w:b w:val="0"/>
                <w:bCs w:val="0"/>
                <w:sz w:val="20"/>
                <w:szCs w:val="20"/>
                <w:lang w:val="en-US"/>
              </w:rPr>
            </w:pPr>
            <w:r w:rsidRPr="001143F8">
              <w:rPr>
                <w:rStyle w:val="FontStyle25"/>
                <w:b w:val="0"/>
                <w:bCs w:val="0"/>
                <w:sz w:val="20"/>
                <w:szCs w:val="20"/>
                <w:lang w:val="en-US"/>
              </w:rPr>
              <w:t xml:space="preserve">□ </w:t>
            </w:r>
            <w:r>
              <w:rPr>
                <w:rStyle w:val="FontStyle25"/>
                <w:b w:val="0"/>
                <w:bCs w:val="0"/>
                <w:sz w:val="20"/>
                <w:szCs w:val="20"/>
                <w:lang w:val="en-US"/>
              </w:rPr>
              <w:t>Coin Toss Assistants</w:t>
            </w:r>
          </w:p>
          <w:p w14:paraId="638F47D4" w14:textId="36F0CDC6" w:rsidR="00956CC4" w:rsidRPr="00956CC4" w:rsidRDefault="00956CC4" w:rsidP="00956CC4">
            <w:pPr>
              <w:pStyle w:val="Style8"/>
              <w:widowControl/>
              <w:spacing w:before="120" w:after="120"/>
              <w:jc w:val="both"/>
              <w:rPr>
                <w:rFonts w:cs="Calibri"/>
                <w:color w:val="000000"/>
                <w:sz w:val="20"/>
                <w:szCs w:val="20"/>
                <w:rtl/>
                <w:lang w:val="en-US"/>
              </w:rPr>
            </w:pPr>
            <w:r w:rsidRPr="001143F8">
              <w:rPr>
                <w:rStyle w:val="FontStyle25"/>
                <w:b w:val="0"/>
                <w:bCs w:val="0"/>
                <w:sz w:val="20"/>
                <w:szCs w:val="20"/>
                <w:lang w:val="en-US"/>
              </w:rPr>
              <w:t xml:space="preserve">□ </w:t>
            </w:r>
            <w:r>
              <w:rPr>
                <w:rStyle w:val="FontStyle25"/>
                <w:b w:val="0"/>
                <w:bCs w:val="0"/>
                <w:sz w:val="20"/>
                <w:szCs w:val="20"/>
                <w:lang w:val="en-US"/>
              </w:rPr>
              <w:t>Player Escort Kids (PEK)</w:t>
            </w:r>
          </w:p>
        </w:tc>
        <w:tc>
          <w:tcPr>
            <w:tcW w:w="4855" w:type="dxa"/>
          </w:tcPr>
          <w:p w14:paraId="0AC37386" w14:textId="77777777" w:rsidR="00FA09CA" w:rsidRPr="00156ABC" w:rsidRDefault="00FA09CA" w:rsidP="00BA07E7">
            <w:pPr>
              <w:pStyle w:val="Style8"/>
              <w:widowControl/>
              <w:bidi/>
              <w:spacing w:before="120" w:after="120"/>
              <w:jc w:val="both"/>
              <w:rPr>
                <w:rStyle w:val="FontStyle25"/>
                <w:rFonts w:ascii="Arial" w:hAnsi="Arial" w:cs="Arial"/>
                <w:b w:val="0"/>
                <w:bCs w:val="0"/>
                <w:sz w:val="20"/>
                <w:szCs w:val="20"/>
                <w:lang w:bidi="ar-SA"/>
              </w:rPr>
            </w:pPr>
            <w:r w:rsidRPr="00156ABC">
              <w:rPr>
                <w:rStyle w:val="FontStyle25"/>
                <w:rFonts w:ascii="Arial" w:hAnsi="Arial" w:cs="Arial"/>
                <w:sz w:val="20"/>
                <w:szCs w:val="20"/>
                <w:rtl/>
              </w:rPr>
              <w:t>□</w:t>
            </w:r>
            <w:r w:rsidRPr="00156ABC">
              <w:rPr>
                <w:rStyle w:val="FontStyle25"/>
                <w:rFonts w:ascii="Arial" w:hAnsi="Arial" w:cs="Arial"/>
                <w:sz w:val="20"/>
                <w:szCs w:val="20"/>
                <w:rtl/>
                <w:lang w:bidi="ar-QA"/>
              </w:rPr>
              <w:t xml:space="preserve"> </w:t>
            </w:r>
            <w:r w:rsidRPr="00E87AAC">
              <w:rPr>
                <w:rStyle w:val="FontStyle25"/>
                <w:rFonts w:ascii="Arial" w:hAnsi="Arial" w:cs="Arial"/>
                <w:b w:val="0"/>
                <w:bCs w:val="0"/>
                <w:sz w:val="20"/>
                <w:szCs w:val="20"/>
                <w:rtl/>
                <w:lang w:bidi="ar-QA"/>
              </w:rPr>
              <w:t>طاقم</w:t>
            </w:r>
            <w:r w:rsidRPr="00E87AAC">
              <w:rPr>
                <w:rStyle w:val="FontStyle25"/>
                <w:rFonts w:ascii="Arial" w:hAnsi="Arial" w:cs="Arial"/>
                <w:b w:val="0"/>
                <w:bCs w:val="0"/>
                <w:sz w:val="20"/>
                <w:szCs w:val="20"/>
                <w:rtl/>
                <w:lang w:bidi="ar-SA"/>
              </w:rPr>
              <w:t xml:space="preserve"> </w:t>
            </w:r>
            <w:r w:rsidRPr="00E87AAC">
              <w:rPr>
                <w:rStyle w:val="FontStyle25"/>
                <w:rFonts w:ascii="Arial" w:hAnsi="Arial" w:cs="Arial"/>
                <w:b w:val="0"/>
                <w:bCs w:val="0"/>
                <w:sz w:val="20"/>
                <w:szCs w:val="20"/>
                <w:rtl/>
                <w:lang w:bidi="ar-QA"/>
              </w:rPr>
              <w:t>الكرة</w:t>
            </w:r>
            <w:r w:rsidRPr="00156ABC">
              <w:rPr>
                <w:rStyle w:val="FontStyle25"/>
                <w:rFonts w:ascii="Arial" w:hAnsi="Arial" w:cs="Arial"/>
                <w:sz w:val="20"/>
                <w:szCs w:val="20"/>
                <w:rtl/>
              </w:rPr>
              <w:t xml:space="preserve">    </w:t>
            </w:r>
            <w:r w:rsidRPr="00156ABC">
              <w:rPr>
                <w:rStyle w:val="FontStyle25"/>
                <w:rFonts w:ascii="Arial" w:hAnsi="Arial" w:cs="Arial"/>
                <w:sz w:val="20"/>
                <w:szCs w:val="20"/>
                <w:rtl/>
              </w:rPr>
              <w:tab/>
            </w:r>
          </w:p>
          <w:p w14:paraId="0733978D" w14:textId="0F4553A7" w:rsidR="00FA09CA" w:rsidRDefault="00FA09CA" w:rsidP="00BA07E7">
            <w:pPr>
              <w:pStyle w:val="Style8"/>
              <w:widowControl/>
              <w:bidi/>
              <w:spacing w:before="120" w:after="120"/>
              <w:jc w:val="both"/>
              <w:rPr>
                <w:rStyle w:val="FontStyle25"/>
                <w:rFonts w:ascii="Arial" w:hAnsi="Arial" w:cs="Arial"/>
                <w:b w:val="0"/>
                <w:bCs w:val="0"/>
                <w:sz w:val="20"/>
                <w:szCs w:val="20"/>
                <w:lang w:val="en-US" w:bidi="ar-SA"/>
              </w:rPr>
            </w:pPr>
            <w:r w:rsidRPr="00156ABC">
              <w:rPr>
                <w:rStyle w:val="FontStyle25"/>
                <w:rFonts w:ascii="Arial" w:hAnsi="Arial" w:cs="Arial"/>
                <w:sz w:val="20"/>
                <w:szCs w:val="20"/>
                <w:rtl/>
              </w:rPr>
              <w:t xml:space="preserve">□ </w:t>
            </w:r>
            <w:r w:rsidRPr="00E87AAC">
              <w:rPr>
                <w:rStyle w:val="FontStyle25"/>
                <w:rFonts w:ascii="Arial" w:hAnsi="Arial" w:cs="Arial"/>
                <w:b w:val="0"/>
                <w:bCs w:val="0"/>
                <w:sz w:val="20"/>
                <w:szCs w:val="20"/>
                <w:rtl/>
                <w:lang w:bidi="ar-QA"/>
              </w:rPr>
              <w:t>حامل</w:t>
            </w:r>
            <w:r w:rsidR="00B42DE9">
              <w:rPr>
                <w:rStyle w:val="FontStyle25"/>
                <w:rFonts w:ascii="Arial" w:hAnsi="Arial" w:cs="Arial" w:hint="cs"/>
                <w:b w:val="0"/>
                <w:bCs w:val="0"/>
                <w:sz w:val="20"/>
                <w:szCs w:val="20"/>
                <w:rtl/>
                <w:lang w:bidi="ar-QA"/>
              </w:rPr>
              <w:t>و الأ</w:t>
            </w:r>
            <w:r w:rsidRPr="00E87AAC">
              <w:rPr>
                <w:rStyle w:val="FontStyle25"/>
                <w:rFonts w:ascii="Arial" w:hAnsi="Arial" w:cs="Arial"/>
                <w:b w:val="0"/>
                <w:bCs w:val="0"/>
                <w:sz w:val="20"/>
                <w:szCs w:val="20"/>
                <w:rtl/>
                <w:lang w:bidi="ar-QA"/>
              </w:rPr>
              <w:t>عل</w:t>
            </w:r>
            <w:r w:rsidR="00B42DE9">
              <w:rPr>
                <w:rStyle w:val="FontStyle25"/>
                <w:rFonts w:ascii="Arial" w:hAnsi="Arial" w:cs="Arial" w:hint="cs"/>
                <w:b w:val="0"/>
                <w:bCs w:val="0"/>
                <w:sz w:val="20"/>
                <w:szCs w:val="20"/>
                <w:rtl/>
                <w:lang w:bidi="ar-QA"/>
              </w:rPr>
              <w:t>ا</w:t>
            </w:r>
            <w:r w:rsidRPr="00E87AAC">
              <w:rPr>
                <w:rStyle w:val="FontStyle25"/>
                <w:rFonts w:ascii="Arial" w:hAnsi="Arial" w:cs="Arial"/>
                <w:b w:val="0"/>
                <w:bCs w:val="0"/>
                <w:sz w:val="20"/>
                <w:szCs w:val="20"/>
                <w:rtl/>
                <w:lang w:bidi="ar-QA"/>
              </w:rPr>
              <w:t>م</w:t>
            </w:r>
            <w:r w:rsidRPr="00E87AAC">
              <w:rPr>
                <w:rStyle w:val="FontStyle25"/>
                <w:rFonts w:ascii="Arial" w:hAnsi="Arial" w:cs="Arial"/>
                <w:b w:val="0"/>
                <w:bCs w:val="0"/>
                <w:sz w:val="20"/>
                <w:szCs w:val="20"/>
                <w:rtl/>
                <w:lang w:bidi="ar-SA"/>
              </w:rPr>
              <w:t xml:space="preserve"> </w:t>
            </w:r>
          </w:p>
          <w:p w14:paraId="69DD0696" w14:textId="16E64584" w:rsidR="000212A1" w:rsidRPr="000212A1" w:rsidRDefault="000212A1" w:rsidP="000212A1">
            <w:pPr>
              <w:pStyle w:val="Style8"/>
              <w:widowControl/>
              <w:bidi/>
              <w:spacing w:before="120" w:after="120"/>
              <w:jc w:val="both"/>
              <w:rPr>
                <w:rStyle w:val="FontStyle25"/>
                <w:rFonts w:ascii="Arial" w:hAnsi="Arial" w:cs="Arial"/>
                <w:b w:val="0"/>
                <w:bCs w:val="0"/>
                <w:sz w:val="20"/>
                <w:szCs w:val="20"/>
                <w:rtl/>
                <w:lang w:val="en-US" w:bidi="ar-QA"/>
              </w:rPr>
            </w:pPr>
            <w:r w:rsidRPr="001143F8">
              <w:rPr>
                <w:rStyle w:val="FontStyle25"/>
                <w:b w:val="0"/>
                <w:bCs w:val="0"/>
                <w:sz w:val="20"/>
                <w:szCs w:val="20"/>
                <w:lang w:val="en-US"/>
              </w:rPr>
              <w:t>□</w:t>
            </w:r>
            <w:r>
              <w:rPr>
                <w:rStyle w:val="FontStyle25"/>
                <w:rFonts w:hint="cs"/>
                <w:b w:val="0"/>
                <w:bCs w:val="0"/>
                <w:sz w:val="20"/>
                <w:szCs w:val="20"/>
                <w:rtl/>
                <w:lang w:val="en-US" w:bidi="ar-QA"/>
              </w:rPr>
              <w:t xml:space="preserve"> </w:t>
            </w:r>
            <w:r w:rsidRPr="00E87AAC">
              <w:rPr>
                <w:rStyle w:val="FontStyle25"/>
                <w:rFonts w:ascii="Arial" w:hAnsi="Arial" w:cs="Arial"/>
                <w:b w:val="0"/>
                <w:bCs w:val="0"/>
                <w:sz w:val="20"/>
                <w:szCs w:val="20"/>
                <w:rtl/>
                <w:lang w:bidi="ar-QA"/>
              </w:rPr>
              <w:t>حامل</w:t>
            </w:r>
            <w:r>
              <w:rPr>
                <w:rStyle w:val="FontStyle25"/>
                <w:rFonts w:ascii="Arial" w:hAnsi="Arial" w:cs="Arial" w:hint="cs"/>
                <w:b w:val="0"/>
                <w:bCs w:val="0"/>
                <w:sz w:val="20"/>
                <w:szCs w:val="20"/>
                <w:rtl/>
                <w:lang w:bidi="ar-QA"/>
              </w:rPr>
              <w:t>و الأ</w:t>
            </w:r>
            <w:r w:rsidRPr="00E87AAC">
              <w:rPr>
                <w:rStyle w:val="FontStyle25"/>
                <w:rFonts w:ascii="Arial" w:hAnsi="Arial" w:cs="Arial"/>
                <w:b w:val="0"/>
                <w:bCs w:val="0"/>
                <w:sz w:val="20"/>
                <w:szCs w:val="20"/>
                <w:rtl/>
                <w:lang w:bidi="ar-QA"/>
              </w:rPr>
              <w:t>عل</w:t>
            </w:r>
            <w:r>
              <w:rPr>
                <w:rStyle w:val="FontStyle25"/>
                <w:rFonts w:ascii="Arial" w:hAnsi="Arial" w:cs="Arial" w:hint="cs"/>
                <w:b w:val="0"/>
                <w:bCs w:val="0"/>
                <w:sz w:val="20"/>
                <w:szCs w:val="20"/>
                <w:rtl/>
                <w:lang w:bidi="ar-QA"/>
              </w:rPr>
              <w:t>ا</w:t>
            </w:r>
            <w:r w:rsidRPr="00E87AAC">
              <w:rPr>
                <w:rStyle w:val="FontStyle25"/>
                <w:rFonts w:ascii="Arial" w:hAnsi="Arial" w:cs="Arial"/>
                <w:b w:val="0"/>
                <w:bCs w:val="0"/>
                <w:sz w:val="20"/>
                <w:szCs w:val="20"/>
                <w:rtl/>
                <w:lang w:bidi="ar-QA"/>
              </w:rPr>
              <w:t>م</w:t>
            </w:r>
            <w:r>
              <w:rPr>
                <w:rStyle w:val="FontStyle25"/>
                <w:rFonts w:ascii="Arial" w:hAnsi="Arial" w:cs="Arial" w:hint="cs"/>
                <w:b w:val="0"/>
                <w:bCs w:val="0"/>
                <w:sz w:val="20"/>
                <w:szCs w:val="20"/>
                <w:rtl/>
                <w:lang w:bidi="ar-QA"/>
              </w:rPr>
              <w:t xml:space="preserve"> الحملة</w:t>
            </w:r>
          </w:p>
          <w:p w14:paraId="659A2C4F" w14:textId="4816C070" w:rsidR="00956CC4" w:rsidRPr="00156ABC" w:rsidRDefault="00956CC4" w:rsidP="00956CC4">
            <w:pPr>
              <w:pStyle w:val="Style8"/>
              <w:widowControl/>
              <w:bidi/>
              <w:spacing w:before="120" w:after="120"/>
              <w:jc w:val="both"/>
              <w:rPr>
                <w:rStyle w:val="FontStyle25"/>
                <w:rFonts w:ascii="Arial" w:hAnsi="Arial" w:cs="Arial"/>
                <w:b w:val="0"/>
                <w:bCs w:val="0"/>
                <w:sz w:val="20"/>
                <w:szCs w:val="20"/>
                <w:lang w:bidi="ar-SA"/>
              </w:rPr>
            </w:pPr>
            <w:r w:rsidRPr="00156ABC">
              <w:rPr>
                <w:rStyle w:val="FontStyle25"/>
                <w:rFonts w:ascii="Arial" w:hAnsi="Arial" w:cs="Arial"/>
                <w:sz w:val="20"/>
                <w:szCs w:val="20"/>
                <w:rtl/>
              </w:rPr>
              <w:t>□</w:t>
            </w:r>
            <w:r w:rsidRPr="00156ABC">
              <w:rPr>
                <w:rStyle w:val="FontStyle25"/>
                <w:rFonts w:ascii="Arial" w:hAnsi="Arial" w:cs="Arial"/>
                <w:sz w:val="20"/>
                <w:szCs w:val="20"/>
                <w:rtl/>
                <w:lang w:bidi="ar-QA"/>
              </w:rPr>
              <w:t xml:space="preserve"> </w:t>
            </w:r>
            <w:r w:rsidR="00B42DE9" w:rsidRPr="00B42DE9">
              <w:rPr>
                <w:rStyle w:val="FontStyle25"/>
                <w:rFonts w:ascii="Arial" w:hAnsi="Arial" w:cs="Arial" w:hint="cs"/>
                <w:b w:val="0"/>
                <w:bCs w:val="0"/>
                <w:sz w:val="20"/>
                <w:szCs w:val="20"/>
                <w:rtl/>
                <w:lang w:bidi="ar-QA"/>
              </w:rPr>
              <w:t>حاملو كرة المباراة</w:t>
            </w:r>
            <w:r w:rsidRPr="00156ABC">
              <w:rPr>
                <w:rStyle w:val="FontStyle25"/>
                <w:rFonts w:ascii="Arial" w:hAnsi="Arial" w:cs="Arial"/>
                <w:sz w:val="20"/>
                <w:szCs w:val="20"/>
                <w:rtl/>
              </w:rPr>
              <w:t xml:space="preserve">    </w:t>
            </w:r>
            <w:r w:rsidRPr="00156ABC">
              <w:rPr>
                <w:rStyle w:val="FontStyle25"/>
                <w:rFonts w:ascii="Arial" w:hAnsi="Arial" w:cs="Arial"/>
                <w:sz w:val="20"/>
                <w:szCs w:val="20"/>
                <w:rtl/>
              </w:rPr>
              <w:tab/>
            </w:r>
          </w:p>
          <w:p w14:paraId="66A2C76F" w14:textId="47904271" w:rsidR="00956CC4" w:rsidRPr="002E263A" w:rsidRDefault="00956CC4" w:rsidP="00956CC4">
            <w:pPr>
              <w:pStyle w:val="Style8"/>
              <w:widowControl/>
              <w:bidi/>
              <w:spacing w:before="120" w:after="120"/>
              <w:jc w:val="both"/>
              <w:rPr>
                <w:rStyle w:val="FontStyle25"/>
                <w:rFonts w:ascii="Arial" w:hAnsi="Arial" w:cs="Arial"/>
                <w:b w:val="0"/>
                <w:bCs w:val="0"/>
                <w:sz w:val="20"/>
                <w:szCs w:val="20"/>
                <w:rtl/>
              </w:rPr>
            </w:pPr>
            <w:r w:rsidRPr="00156ABC">
              <w:rPr>
                <w:rStyle w:val="FontStyle25"/>
                <w:rFonts w:ascii="Arial" w:hAnsi="Arial" w:cs="Arial"/>
                <w:sz w:val="20"/>
                <w:szCs w:val="20"/>
                <w:rtl/>
              </w:rPr>
              <w:t xml:space="preserve">□ </w:t>
            </w:r>
            <w:r w:rsidR="00B42DE9">
              <w:rPr>
                <w:rStyle w:val="FontStyle25"/>
                <w:rFonts w:ascii="Arial" w:hAnsi="Arial" w:cs="Arial" w:hint="cs"/>
                <w:b w:val="0"/>
                <w:bCs w:val="0"/>
                <w:sz w:val="20"/>
                <w:szCs w:val="20"/>
                <w:rtl/>
                <w:lang w:bidi="ar-QA"/>
              </w:rPr>
              <w:t>مساعدو رمي العملة</w:t>
            </w:r>
            <w:r w:rsidRPr="00E87AAC">
              <w:rPr>
                <w:rStyle w:val="FontStyle25"/>
                <w:rFonts w:ascii="Arial" w:hAnsi="Arial" w:cs="Arial"/>
                <w:b w:val="0"/>
                <w:bCs w:val="0"/>
                <w:sz w:val="20"/>
                <w:szCs w:val="20"/>
                <w:rtl/>
                <w:lang w:bidi="ar-SA"/>
              </w:rPr>
              <w:t xml:space="preserve"> </w:t>
            </w:r>
          </w:p>
          <w:p w14:paraId="6149B4B8" w14:textId="68004C45" w:rsidR="00956CC4" w:rsidRPr="003B6F3F" w:rsidRDefault="00956CC4" w:rsidP="00956CC4">
            <w:pPr>
              <w:pStyle w:val="Style8"/>
              <w:widowControl/>
              <w:bidi/>
              <w:spacing w:before="120" w:after="120"/>
              <w:jc w:val="both"/>
              <w:rPr>
                <w:rStyle w:val="FontStyle25"/>
                <w:rFonts w:asciiTheme="minorHAnsi" w:hAnsiTheme="minorHAnsi" w:cstheme="minorBidi"/>
                <w:b w:val="0"/>
                <w:bCs w:val="0"/>
                <w:sz w:val="20"/>
                <w:szCs w:val="20"/>
                <w:rtl/>
                <w:lang w:val="en-US" w:bidi="ar-QA"/>
              </w:rPr>
            </w:pPr>
            <w:r w:rsidRPr="00E87AAC">
              <w:rPr>
                <w:rStyle w:val="FontStyle25"/>
                <w:rFonts w:ascii="Arial" w:hAnsi="Arial" w:cs="Arial"/>
                <w:b w:val="0"/>
                <w:bCs w:val="0"/>
                <w:sz w:val="20"/>
                <w:szCs w:val="20"/>
                <w:rtl/>
                <w:lang w:bidi="ar-SA"/>
              </w:rPr>
              <w:t xml:space="preserve">□ </w:t>
            </w:r>
            <w:r w:rsidR="00B42DE9">
              <w:rPr>
                <w:rStyle w:val="FontStyle25"/>
                <w:rFonts w:ascii="Arial" w:hAnsi="Arial" w:cs="Arial" w:hint="cs"/>
                <w:b w:val="0"/>
                <w:bCs w:val="0"/>
                <w:sz w:val="20"/>
                <w:szCs w:val="20"/>
                <w:rtl/>
                <w:lang w:bidi="ar-SA"/>
              </w:rPr>
              <w:t>مرافقو اللاعب</w:t>
            </w:r>
          </w:p>
        </w:tc>
      </w:tr>
      <w:tr w:rsidR="00FA09CA" w:rsidRPr="00156ABC" w14:paraId="07262290" w14:textId="77777777" w:rsidTr="00BE1178">
        <w:tc>
          <w:tcPr>
            <w:tcW w:w="4770" w:type="dxa"/>
          </w:tcPr>
          <w:p w14:paraId="11615E18" w14:textId="77777777" w:rsidR="00FA09CA" w:rsidRPr="002625A2" w:rsidRDefault="00FA09CA" w:rsidP="00BA07E7">
            <w:pPr>
              <w:pStyle w:val="Style7"/>
              <w:widowControl/>
              <w:spacing w:before="120" w:after="120"/>
              <w:rPr>
                <w:rFonts w:eastAsia="Calibri" w:cs="Calibri"/>
                <w:color w:val="000000"/>
                <w:sz w:val="20"/>
                <w:szCs w:val="20"/>
                <w:rtl/>
                <w:lang w:val="en-US" w:eastAsia="en-US" w:bidi="ar-QA"/>
              </w:rPr>
            </w:pPr>
            <w:r w:rsidRPr="002625A2">
              <w:rPr>
                <w:rFonts w:eastAsia="Calibri" w:cs="Calibri"/>
                <w:b/>
                <w:bCs/>
                <w:color w:val="000000"/>
                <w:sz w:val="20"/>
                <w:szCs w:val="20"/>
                <w:lang w:val="en-US" w:eastAsia="en-US" w:bidi="en-US"/>
              </w:rPr>
              <w:t>To be included as appendices to this document</w:t>
            </w:r>
            <w:r w:rsidRPr="002625A2">
              <w:rPr>
                <w:rFonts w:eastAsia="Calibri" w:cs="Calibri"/>
                <w:color w:val="000000"/>
                <w:sz w:val="20"/>
                <w:szCs w:val="20"/>
                <w:lang w:val="en-US" w:eastAsia="en-US" w:bidi="en-US"/>
              </w:rPr>
              <w:t>:</w:t>
            </w:r>
          </w:p>
        </w:tc>
        <w:tc>
          <w:tcPr>
            <w:tcW w:w="4855" w:type="dxa"/>
          </w:tcPr>
          <w:p w14:paraId="5F637FAE" w14:textId="77777777" w:rsidR="00FA09CA" w:rsidRPr="002625A2" w:rsidRDefault="00FA09CA" w:rsidP="00BA07E7">
            <w:pPr>
              <w:pStyle w:val="Style2"/>
              <w:widowControl/>
              <w:bidi/>
              <w:spacing w:before="120" w:after="120"/>
              <w:rPr>
                <w:rStyle w:val="FontStyle25"/>
                <w:rFonts w:ascii="Arial" w:hAnsi="Arial" w:cs="Arial"/>
                <w:b w:val="0"/>
                <w:bCs w:val="0"/>
                <w:sz w:val="20"/>
                <w:szCs w:val="20"/>
                <w:rtl/>
                <w:lang w:bidi="ar-QA"/>
              </w:rPr>
            </w:pPr>
            <w:r w:rsidRPr="002625A2">
              <w:rPr>
                <w:rStyle w:val="FontStyle26"/>
                <w:rFonts w:ascii="Arial" w:hAnsi="Arial" w:cs="Arial"/>
                <w:b/>
                <w:bCs/>
                <w:sz w:val="20"/>
                <w:szCs w:val="20"/>
                <w:rtl/>
                <w:lang w:bidi="ar-QA"/>
              </w:rPr>
              <w:t>المُستندات</w:t>
            </w:r>
            <w:r w:rsidRPr="002625A2">
              <w:rPr>
                <w:rStyle w:val="FontStyle26"/>
                <w:rFonts w:ascii="Arial" w:hAnsi="Arial" w:cs="Arial"/>
                <w:b/>
                <w:bCs/>
                <w:sz w:val="20"/>
                <w:szCs w:val="20"/>
                <w:rtl/>
              </w:rPr>
              <w:t xml:space="preserve"> </w:t>
            </w:r>
            <w:r w:rsidRPr="002625A2">
              <w:rPr>
                <w:rStyle w:val="FontStyle26"/>
                <w:rFonts w:ascii="Arial" w:hAnsi="Arial" w:cs="Arial"/>
                <w:b/>
                <w:bCs/>
                <w:sz w:val="20"/>
                <w:szCs w:val="20"/>
                <w:rtl/>
                <w:lang w:bidi="ar-QA"/>
              </w:rPr>
              <w:t>المُتعين</w:t>
            </w:r>
            <w:r w:rsidRPr="002625A2">
              <w:rPr>
                <w:rStyle w:val="FontStyle26"/>
                <w:rFonts w:ascii="Arial" w:hAnsi="Arial" w:cs="Arial"/>
                <w:b/>
                <w:bCs/>
                <w:sz w:val="20"/>
                <w:szCs w:val="20"/>
                <w:rtl/>
              </w:rPr>
              <w:t xml:space="preserve"> </w:t>
            </w:r>
            <w:r w:rsidRPr="002625A2">
              <w:rPr>
                <w:rStyle w:val="FontStyle26"/>
                <w:rFonts w:ascii="Arial" w:hAnsi="Arial" w:cs="Arial"/>
                <w:b/>
                <w:bCs/>
                <w:sz w:val="20"/>
                <w:szCs w:val="20"/>
                <w:rtl/>
                <w:lang w:bidi="ar-QA"/>
              </w:rPr>
              <w:t>إرفاقها</w:t>
            </w:r>
            <w:r w:rsidRPr="002625A2">
              <w:rPr>
                <w:rStyle w:val="FontStyle26"/>
                <w:rFonts w:ascii="Arial" w:hAnsi="Arial" w:cs="Arial"/>
                <w:b/>
                <w:bCs/>
                <w:sz w:val="20"/>
                <w:szCs w:val="20"/>
                <w:rtl/>
              </w:rPr>
              <w:t xml:space="preserve"> </w:t>
            </w:r>
            <w:r w:rsidRPr="002625A2">
              <w:rPr>
                <w:rStyle w:val="FontStyle26"/>
                <w:rFonts w:ascii="Arial" w:hAnsi="Arial" w:cs="Arial"/>
                <w:b/>
                <w:bCs/>
                <w:sz w:val="20"/>
                <w:szCs w:val="20"/>
                <w:rtl/>
                <w:lang w:bidi="ar-QA"/>
              </w:rPr>
              <w:t>بهذه</w:t>
            </w:r>
            <w:r w:rsidRPr="002625A2">
              <w:rPr>
                <w:rStyle w:val="FontStyle26"/>
                <w:rFonts w:ascii="Arial" w:hAnsi="Arial" w:cs="Arial"/>
                <w:b/>
                <w:bCs/>
                <w:sz w:val="20"/>
                <w:szCs w:val="20"/>
                <w:rtl/>
              </w:rPr>
              <w:t xml:space="preserve"> </w:t>
            </w:r>
            <w:r w:rsidRPr="002625A2">
              <w:rPr>
                <w:rStyle w:val="FontStyle26"/>
                <w:rFonts w:ascii="Arial" w:hAnsi="Arial" w:cs="Arial"/>
                <w:b/>
                <w:bCs/>
                <w:sz w:val="20"/>
                <w:szCs w:val="20"/>
                <w:rtl/>
                <w:lang w:bidi="ar-QA"/>
              </w:rPr>
              <w:t>الوثيقة</w:t>
            </w:r>
            <w:r w:rsidRPr="002625A2">
              <w:rPr>
                <w:rStyle w:val="FontStyle26"/>
                <w:rFonts w:ascii="Arial" w:hAnsi="Arial" w:cs="Arial"/>
                <w:b/>
                <w:bCs/>
                <w:sz w:val="20"/>
                <w:szCs w:val="20"/>
                <w:rtl/>
              </w:rPr>
              <w:t xml:space="preserve">: </w:t>
            </w:r>
          </w:p>
        </w:tc>
      </w:tr>
      <w:tr w:rsidR="00FA09CA" w:rsidRPr="00FD741A" w14:paraId="21F5D66D" w14:textId="77777777" w:rsidTr="00BE1178">
        <w:tc>
          <w:tcPr>
            <w:tcW w:w="4770" w:type="dxa"/>
          </w:tcPr>
          <w:p w14:paraId="5D089473" w14:textId="6C87AFFE" w:rsidR="00FA09CA" w:rsidRPr="001143F8" w:rsidRDefault="00FA09CA" w:rsidP="00BA07E7">
            <w:pPr>
              <w:pStyle w:val="Style7"/>
              <w:widowControl/>
              <w:numPr>
                <w:ilvl w:val="0"/>
                <w:numId w:val="11"/>
              </w:numPr>
              <w:tabs>
                <w:tab w:val="left" w:pos="705"/>
              </w:tabs>
              <w:spacing w:before="120" w:after="120"/>
              <w:rPr>
                <w:rFonts w:eastAsia="Calibri" w:cs="Calibri"/>
                <w:color w:val="000000"/>
                <w:sz w:val="20"/>
                <w:szCs w:val="20"/>
                <w:lang w:val="en-US" w:eastAsia="en-US" w:bidi="en-US"/>
              </w:rPr>
            </w:pPr>
            <w:r w:rsidRPr="001143F8">
              <w:rPr>
                <w:rFonts w:eastAsia="Calibri" w:cs="Calibri"/>
                <w:color w:val="000000"/>
                <w:sz w:val="20"/>
                <w:szCs w:val="20"/>
                <w:lang w:val="en-US" w:eastAsia="en-US" w:bidi="en-US"/>
              </w:rPr>
              <w:t>Copy of Passport and/or QID of</w:t>
            </w:r>
            <w:r w:rsidR="00E5616A">
              <w:rPr>
                <w:rFonts w:eastAsia="Calibri" w:cs="Calibri"/>
                <w:color w:val="000000"/>
                <w:sz w:val="20"/>
                <w:szCs w:val="20"/>
                <w:lang w:val="en-US" w:eastAsia="en-US" w:bidi="en-US"/>
              </w:rPr>
              <w:t xml:space="preserve"> the</w:t>
            </w:r>
            <w:r w:rsidRPr="001143F8">
              <w:rPr>
                <w:rFonts w:eastAsia="Calibri" w:cs="Calibri"/>
                <w:color w:val="000000"/>
                <w:sz w:val="20"/>
                <w:szCs w:val="20"/>
                <w:lang w:val="en-US" w:eastAsia="en-US" w:bidi="en-US"/>
              </w:rPr>
              <w:t xml:space="preserve"> </w:t>
            </w:r>
            <w:proofErr w:type="gramStart"/>
            <w:r w:rsidRPr="001143F8">
              <w:rPr>
                <w:rFonts w:eastAsia="Calibri" w:cs="Calibri"/>
                <w:color w:val="000000"/>
                <w:sz w:val="20"/>
                <w:szCs w:val="20"/>
                <w:lang w:val="en-US" w:eastAsia="en-US" w:bidi="en-US"/>
              </w:rPr>
              <w:t>Participant;</w:t>
            </w:r>
            <w:proofErr w:type="gramEnd"/>
          </w:p>
          <w:p w14:paraId="2D33EB13" w14:textId="77777777" w:rsidR="00FA09CA" w:rsidRPr="001143F8" w:rsidRDefault="00FA09CA" w:rsidP="00BA07E7">
            <w:pPr>
              <w:pStyle w:val="Style7"/>
              <w:widowControl/>
              <w:tabs>
                <w:tab w:val="left" w:pos="705"/>
              </w:tabs>
              <w:spacing w:before="120" w:after="120"/>
              <w:ind w:left="720"/>
              <w:rPr>
                <w:rFonts w:eastAsia="Calibri" w:cs="Calibri"/>
                <w:color w:val="000000"/>
                <w:sz w:val="20"/>
                <w:szCs w:val="20"/>
                <w:lang w:val="en-US" w:eastAsia="en-US" w:bidi="en-US"/>
              </w:rPr>
            </w:pPr>
          </w:p>
          <w:p w14:paraId="3BCE15F0" w14:textId="77777777" w:rsidR="00FA09CA" w:rsidRPr="001143F8" w:rsidRDefault="00FA09CA" w:rsidP="00BA07E7">
            <w:pPr>
              <w:pStyle w:val="Style2"/>
              <w:widowControl/>
              <w:numPr>
                <w:ilvl w:val="0"/>
                <w:numId w:val="11"/>
              </w:numPr>
              <w:spacing w:before="120" w:after="120"/>
              <w:rPr>
                <w:rFonts w:cs="Calibri"/>
                <w:bCs/>
                <w:color w:val="000000"/>
                <w:sz w:val="20"/>
                <w:szCs w:val="20"/>
                <w:lang w:val="en-US" w:bidi="en-US"/>
              </w:rPr>
            </w:pPr>
            <w:r w:rsidRPr="001143F8">
              <w:rPr>
                <w:rFonts w:eastAsia="Calibri" w:cs="Calibri"/>
                <w:color w:val="000000"/>
                <w:sz w:val="20"/>
                <w:szCs w:val="20"/>
                <w:lang w:val="en-US" w:eastAsia="en-US" w:bidi="en-US"/>
              </w:rPr>
              <w:t>Copy of Passport and/or QID of the Parent/Legal Guardian;</w:t>
            </w:r>
          </w:p>
        </w:tc>
        <w:tc>
          <w:tcPr>
            <w:tcW w:w="4855" w:type="dxa"/>
          </w:tcPr>
          <w:p w14:paraId="6C2C7073" w14:textId="02A72532" w:rsidR="00FA09CA" w:rsidRPr="00FD741A" w:rsidRDefault="00FA09CA" w:rsidP="00BA07E7">
            <w:pPr>
              <w:pStyle w:val="Style7"/>
              <w:widowControl/>
              <w:numPr>
                <w:ilvl w:val="0"/>
                <w:numId w:val="11"/>
              </w:numPr>
              <w:bidi/>
              <w:spacing w:before="120" w:after="120"/>
              <w:rPr>
                <w:rFonts w:asciiTheme="minorHAnsi" w:hAnsiTheme="minorHAnsi" w:cstheme="minorHAnsi"/>
                <w:color w:val="000000"/>
                <w:sz w:val="20"/>
                <w:szCs w:val="20"/>
                <w:lang w:bidi="ar-SA"/>
              </w:rPr>
            </w:pPr>
            <w:r w:rsidRPr="00D85BFD">
              <w:rPr>
                <w:rFonts w:ascii="Arial" w:hAnsi="Arial" w:cs="Arial" w:hint="cs"/>
                <w:color w:val="000000"/>
                <w:sz w:val="20"/>
                <w:szCs w:val="20"/>
                <w:rtl/>
                <w:lang w:bidi="ar-QA"/>
              </w:rPr>
              <w:t>نُسخة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من</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جواز</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السفر</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أو</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البطاقة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الشخصية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القطرية</w:t>
            </w:r>
            <w:r w:rsidRPr="00D85BFD">
              <w:rPr>
                <w:rFonts w:asciiTheme="minorHAnsi" w:hAnsiTheme="minorHAnsi" w:cstheme="minorHAnsi"/>
                <w:color w:val="000000"/>
                <w:sz w:val="20"/>
                <w:szCs w:val="20"/>
                <w:rtl/>
              </w:rPr>
              <w:t xml:space="preserve"> </w:t>
            </w:r>
            <w:r w:rsidR="00F5526F" w:rsidRPr="00D85BFD">
              <w:rPr>
                <w:rFonts w:ascii="Arial" w:hAnsi="Arial" w:cs="Arial" w:hint="cs"/>
                <w:color w:val="000000"/>
                <w:sz w:val="20"/>
                <w:szCs w:val="20"/>
                <w:rtl/>
                <w:lang w:bidi="ar-QA"/>
              </w:rPr>
              <w:t>للمُشارك</w:t>
            </w:r>
            <w:r w:rsidRPr="00D85BFD">
              <w:rPr>
                <w:rFonts w:ascii="Arial" w:hAnsi="Arial" w:cs="Arial" w:hint="cs"/>
                <w:color w:val="000000"/>
                <w:sz w:val="20"/>
                <w:szCs w:val="20"/>
                <w:rtl/>
                <w:lang w:bidi="ar-QA"/>
              </w:rPr>
              <w:t>؛</w:t>
            </w:r>
            <w:r w:rsidRPr="00D85BFD">
              <w:rPr>
                <w:rFonts w:asciiTheme="minorHAnsi" w:hAnsiTheme="minorHAnsi" w:cstheme="minorHAnsi"/>
                <w:color w:val="000000"/>
                <w:sz w:val="20"/>
                <w:szCs w:val="20"/>
                <w:rtl/>
              </w:rPr>
              <w:t xml:space="preserve"> </w:t>
            </w:r>
          </w:p>
          <w:p w14:paraId="7FE2EAED" w14:textId="77777777" w:rsidR="00FA09CA" w:rsidRPr="00D85BFD" w:rsidRDefault="00FA09CA" w:rsidP="00BA07E7">
            <w:pPr>
              <w:pStyle w:val="Style7"/>
              <w:widowControl/>
              <w:bidi/>
              <w:spacing w:before="120" w:after="120"/>
              <w:ind w:left="720"/>
              <w:rPr>
                <w:rFonts w:asciiTheme="minorHAnsi" w:hAnsiTheme="minorHAnsi" w:cstheme="minorHAnsi"/>
                <w:color w:val="000000"/>
                <w:sz w:val="20"/>
                <w:szCs w:val="20"/>
                <w:lang w:bidi="ar-SA"/>
              </w:rPr>
            </w:pPr>
          </w:p>
          <w:p w14:paraId="3F5B8FBE" w14:textId="77777777" w:rsidR="00FA09CA" w:rsidRDefault="00FA09CA" w:rsidP="00BA07E7">
            <w:pPr>
              <w:pStyle w:val="Style7"/>
              <w:widowControl/>
              <w:numPr>
                <w:ilvl w:val="0"/>
                <w:numId w:val="11"/>
              </w:numPr>
              <w:bidi/>
              <w:spacing w:before="120" w:after="120"/>
              <w:rPr>
                <w:rFonts w:asciiTheme="minorHAnsi" w:hAnsiTheme="minorHAnsi" w:cstheme="minorHAnsi"/>
                <w:color w:val="000000"/>
                <w:sz w:val="20"/>
                <w:szCs w:val="20"/>
                <w:lang w:bidi="ar-SA"/>
              </w:rPr>
            </w:pPr>
            <w:r w:rsidRPr="00D85BFD">
              <w:rPr>
                <w:rFonts w:ascii="Arial" w:hAnsi="Arial" w:cs="Arial" w:hint="cs"/>
                <w:color w:val="000000"/>
                <w:sz w:val="20"/>
                <w:szCs w:val="20"/>
                <w:rtl/>
                <w:lang w:bidi="ar-QA"/>
              </w:rPr>
              <w:t>نُسخة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من</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جواز</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السفر</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أو</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البطاقة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الشخصية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القطرية</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لولي</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الأمر</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أو</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الوصي</w:t>
            </w:r>
            <w:r w:rsidRPr="00D85BFD">
              <w:rPr>
                <w:rFonts w:asciiTheme="minorHAnsi" w:hAnsiTheme="minorHAnsi" w:cstheme="minorHAnsi"/>
                <w:color w:val="000000"/>
                <w:sz w:val="20"/>
                <w:szCs w:val="20"/>
                <w:rtl/>
              </w:rPr>
              <w:t xml:space="preserve"> </w:t>
            </w:r>
            <w:r w:rsidRPr="00D85BFD">
              <w:rPr>
                <w:rFonts w:ascii="Arial" w:hAnsi="Arial" w:cs="Arial" w:hint="cs"/>
                <w:color w:val="000000"/>
                <w:sz w:val="20"/>
                <w:szCs w:val="20"/>
                <w:rtl/>
                <w:lang w:bidi="ar-QA"/>
              </w:rPr>
              <w:t>القانوني؛</w:t>
            </w:r>
            <w:r w:rsidRPr="00D85BFD">
              <w:rPr>
                <w:rFonts w:asciiTheme="minorHAnsi" w:hAnsiTheme="minorHAnsi" w:cstheme="minorHAnsi"/>
                <w:color w:val="000000"/>
                <w:sz w:val="20"/>
                <w:szCs w:val="20"/>
                <w:rtl/>
              </w:rPr>
              <w:t xml:space="preserve"> </w:t>
            </w:r>
          </w:p>
          <w:p w14:paraId="36A6396D" w14:textId="77777777" w:rsidR="00FA09CA" w:rsidRPr="00FD741A" w:rsidRDefault="00FA09CA" w:rsidP="00BA07E7">
            <w:pPr>
              <w:pStyle w:val="Style8"/>
              <w:widowControl/>
              <w:bidi/>
              <w:spacing w:before="120" w:after="120" w:line="276" w:lineRule="auto"/>
              <w:ind w:left="29"/>
              <w:jc w:val="both"/>
              <w:rPr>
                <w:rStyle w:val="FontStyle25"/>
                <w:rFonts w:ascii="Arial" w:hAnsi="Arial" w:cs="Arial"/>
                <w:b w:val="0"/>
                <w:bCs w:val="0"/>
                <w:sz w:val="20"/>
                <w:szCs w:val="20"/>
                <w:rtl/>
                <w:lang w:bidi="ar-SA"/>
              </w:rPr>
            </w:pPr>
          </w:p>
        </w:tc>
      </w:tr>
    </w:tbl>
    <w:p w14:paraId="21F70F11" w14:textId="77777777" w:rsidR="000E58E7" w:rsidRDefault="000E58E7" w:rsidP="00E5616A"/>
    <w:sectPr w:rsidR="000E58E7">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Kerry Burns" w:date="2026-03-09T17:27:00Z" w:initials="KB">
    <w:p w14:paraId="60B5B8AC" w14:textId="77777777" w:rsidR="00BF732A" w:rsidRDefault="00BF732A" w:rsidP="00BF732A">
      <w:pPr>
        <w:pStyle w:val="CommentText"/>
      </w:pPr>
      <w:r>
        <w:rPr>
          <w:rStyle w:val="CommentReference"/>
        </w:rPr>
        <w:annotationRef/>
      </w:r>
      <w:r>
        <w:t>This is wider than the IC said is required - I understand only SC will access/use the data. But please do check again with the team. Whilst it may be useful to keep wider,  given that an exemption will be required from NCSA to process this special category data, I would prefer to restrict to the actual proposed use of the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B5B8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5C8465" w16cex:dateUtc="2026-03-09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B5B8AC" w16cid:durableId="635C84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5497" w14:textId="77777777" w:rsidR="00D64190" w:rsidRDefault="00D64190" w:rsidP="00833D4D">
      <w:pPr>
        <w:spacing w:after="0" w:line="240" w:lineRule="auto"/>
      </w:pPr>
      <w:r>
        <w:separator/>
      </w:r>
    </w:p>
  </w:endnote>
  <w:endnote w:type="continuationSeparator" w:id="0">
    <w:p w14:paraId="2460AED1" w14:textId="77777777" w:rsidR="00D64190" w:rsidRDefault="00D64190" w:rsidP="00833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183571"/>
      <w:docPartObj>
        <w:docPartGallery w:val="Page Numbers (Bottom of Page)"/>
        <w:docPartUnique/>
      </w:docPartObj>
    </w:sdtPr>
    <w:sdtEndPr>
      <w:rPr>
        <w:noProof/>
        <w:sz w:val="20"/>
        <w:szCs w:val="20"/>
      </w:rPr>
    </w:sdtEndPr>
    <w:sdtContent>
      <w:p w14:paraId="6469CF4D" w14:textId="1D32CE25" w:rsidR="0072707F" w:rsidRPr="0072707F" w:rsidRDefault="0072707F">
        <w:pPr>
          <w:pStyle w:val="Footer"/>
          <w:jc w:val="center"/>
          <w:rPr>
            <w:sz w:val="20"/>
            <w:szCs w:val="20"/>
          </w:rPr>
        </w:pPr>
        <w:r w:rsidRPr="0072707F">
          <w:rPr>
            <w:sz w:val="20"/>
            <w:szCs w:val="20"/>
          </w:rPr>
          <w:fldChar w:fldCharType="begin"/>
        </w:r>
        <w:r w:rsidRPr="0072707F">
          <w:rPr>
            <w:sz w:val="20"/>
            <w:szCs w:val="20"/>
          </w:rPr>
          <w:instrText xml:space="preserve"> PAGE   \* MERGEFORMAT </w:instrText>
        </w:r>
        <w:r w:rsidRPr="0072707F">
          <w:rPr>
            <w:sz w:val="20"/>
            <w:szCs w:val="20"/>
          </w:rPr>
          <w:fldChar w:fldCharType="separate"/>
        </w:r>
        <w:r w:rsidRPr="0072707F">
          <w:rPr>
            <w:noProof/>
            <w:sz w:val="20"/>
            <w:szCs w:val="20"/>
          </w:rPr>
          <w:t>2</w:t>
        </w:r>
        <w:r w:rsidRPr="0072707F">
          <w:rPr>
            <w:noProof/>
            <w:sz w:val="20"/>
            <w:szCs w:val="20"/>
          </w:rPr>
          <w:fldChar w:fldCharType="end"/>
        </w:r>
      </w:p>
    </w:sdtContent>
  </w:sdt>
  <w:p w14:paraId="013FEEF6" w14:textId="77777777" w:rsidR="00833D4D" w:rsidRDefault="00833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F515" w14:textId="77777777" w:rsidR="00D64190" w:rsidRDefault="00D64190" w:rsidP="00833D4D">
      <w:pPr>
        <w:spacing w:after="0" w:line="240" w:lineRule="auto"/>
      </w:pPr>
      <w:r>
        <w:separator/>
      </w:r>
    </w:p>
  </w:footnote>
  <w:footnote w:type="continuationSeparator" w:id="0">
    <w:p w14:paraId="7F1430E3" w14:textId="77777777" w:rsidR="00D64190" w:rsidRDefault="00D64190" w:rsidP="00833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9802" w14:textId="1A55C93F" w:rsidR="00833D4D" w:rsidRDefault="00833D4D">
    <w:pPr>
      <w:pStyle w:val="Header"/>
    </w:pPr>
    <w:r>
      <w:rPr>
        <w:noProof/>
      </w:rPr>
      <mc:AlternateContent>
        <mc:Choice Requires="wps">
          <w:drawing>
            <wp:anchor distT="0" distB="0" distL="114300" distR="114300" simplePos="0" relativeHeight="251659264" behindDoc="0" locked="0" layoutInCell="0" allowOverlap="1" wp14:anchorId="68163174" wp14:editId="068CFDCD">
              <wp:simplePos x="0" y="0"/>
              <wp:positionH relativeFrom="page">
                <wp:posOffset>0</wp:posOffset>
              </wp:positionH>
              <wp:positionV relativeFrom="page">
                <wp:posOffset>190500</wp:posOffset>
              </wp:positionV>
              <wp:extent cx="7772400" cy="273050"/>
              <wp:effectExtent l="0" t="0" r="0" b="12700"/>
              <wp:wrapNone/>
              <wp:docPr id="856379451" name="MSIPCMf0184a809fb517b3fcdfcddc" descr="{&quot;HashCode&quot;:-64620317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0B5A79" w14:textId="27B3B204" w:rsidR="00833D4D" w:rsidRPr="00833D4D" w:rsidRDefault="00833D4D" w:rsidP="00833D4D">
                          <w:pPr>
                            <w:spacing w:after="0"/>
                            <w:rPr>
                              <w:rFonts w:ascii="Calibri" w:hAnsi="Calibri" w:cs="Calibri"/>
                              <w:color w:val="008000"/>
                            </w:rPr>
                          </w:pPr>
                          <w:r w:rsidRPr="00833D4D">
                            <w:rPr>
                              <w:rFonts w:ascii="Calibri" w:hAnsi="Calibri" w:cs="Calibri"/>
                              <w:color w:val="008000"/>
                            </w:rPr>
                            <w:t>SC Classification:</w:t>
                          </w:r>
                          <w:r w:rsidR="0088194F">
                            <w:rPr>
                              <w:rFonts w:ascii="Calibri" w:hAnsi="Calibri" w:cs="Calibri"/>
                              <w:color w:val="008000"/>
                            </w:rPr>
                            <w:t xml:space="preserve"> </w:t>
                          </w:r>
                          <w:r w:rsidRPr="00833D4D">
                            <w:rPr>
                              <w:rFonts w:ascii="Calibri" w:hAnsi="Calibri" w:cs="Calibri"/>
                              <w:color w:val="008000"/>
                            </w:rPr>
                            <w:t>GENERAL BUSINESS\Other General Business</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8163174" id="_x0000_t202" coordsize="21600,21600" o:spt="202" path="m,l,21600r21600,l21600,xe">
              <v:stroke joinstyle="miter"/>
              <v:path gradientshapeok="t" o:connecttype="rect"/>
            </v:shapetype>
            <v:shape id="MSIPCMf0184a809fb517b3fcdfcddc" o:spid="_x0000_s1026" type="#_x0000_t202" alt="{&quot;HashCode&quot;:-646203170,&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630B5A79" w14:textId="27B3B204" w:rsidR="00833D4D" w:rsidRPr="00833D4D" w:rsidRDefault="00833D4D" w:rsidP="00833D4D">
                    <w:pPr>
                      <w:spacing w:after="0"/>
                      <w:rPr>
                        <w:rFonts w:ascii="Calibri" w:hAnsi="Calibri" w:cs="Calibri"/>
                        <w:color w:val="008000"/>
                      </w:rPr>
                    </w:pPr>
                    <w:r w:rsidRPr="00833D4D">
                      <w:rPr>
                        <w:rFonts w:ascii="Calibri" w:hAnsi="Calibri" w:cs="Calibri"/>
                        <w:color w:val="008000"/>
                      </w:rPr>
                      <w:t>SC Classification:</w:t>
                    </w:r>
                    <w:r w:rsidR="0088194F">
                      <w:rPr>
                        <w:rFonts w:ascii="Calibri" w:hAnsi="Calibri" w:cs="Calibri"/>
                        <w:color w:val="008000"/>
                      </w:rPr>
                      <w:t xml:space="preserve"> </w:t>
                    </w:r>
                    <w:r w:rsidRPr="00833D4D">
                      <w:rPr>
                        <w:rFonts w:ascii="Calibri" w:hAnsi="Calibri" w:cs="Calibri"/>
                        <w:color w:val="008000"/>
                      </w:rPr>
                      <w:t>GENERAL BUSINESS\Other General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089"/>
    <w:multiLevelType w:val="hybridMultilevel"/>
    <w:tmpl w:val="AC28227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3440DA"/>
    <w:multiLevelType w:val="hybridMultilevel"/>
    <w:tmpl w:val="607CD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A7A72"/>
    <w:multiLevelType w:val="hybridMultilevel"/>
    <w:tmpl w:val="D00A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C685B"/>
    <w:multiLevelType w:val="multilevel"/>
    <w:tmpl w:val="69A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61827"/>
    <w:multiLevelType w:val="multilevel"/>
    <w:tmpl w:val="71F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C74A0"/>
    <w:multiLevelType w:val="hybridMultilevel"/>
    <w:tmpl w:val="ED9E7AE8"/>
    <w:lvl w:ilvl="0" w:tplc="C62881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8F37A8"/>
    <w:multiLevelType w:val="hybridMultilevel"/>
    <w:tmpl w:val="4B72DD2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276495"/>
    <w:multiLevelType w:val="hybridMultilevel"/>
    <w:tmpl w:val="019E71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C6357E"/>
    <w:multiLevelType w:val="hybridMultilevel"/>
    <w:tmpl w:val="3B3A6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E02BA"/>
    <w:multiLevelType w:val="hybridMultilevel"/>
    <w:tmpl w:val="9D927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71FE4"/>
    <w:multiLevelType w:val="hybridMultilevel"/>
    <w:tmpl w:val="C9289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2F1D"/>
    <w:multiLevelType w:val="hybridMultilevel"/>
    <w:tmpl w:val="103C0BC8"/>
    <w:lvl w:ilvl="0" w:tplc="C62881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B210C81"/>
    <w:multiLevelType w:val="multilevel"/>
    <w:tmpl w:val="DDE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B3BE6"/>
    <w:multiLevelType w:val="multilevel"/>
    <w:tmpl w:val="4C1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D53E0"/>
    <w:multiLevelType w:val="hybridMultilevel"/>
    <w:tmpl w:val="EB1044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CA4F89"/>
    <w:multiLevelType w:val="hybridMultilevel"/>
    <w:tmpl w:val="3E00F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890012">
    <w:abstractNumId w:val="9"/>
  </w:num>
  <w:num w:numId="2" w16cid:durableId="307710667">
    <w:abstractNumId w:val="15"/>
  </w:num>
  <w:num w:numId="3" w16cid:durableId="2015917239">
    <w:abstractNumId w:val="1"/>
  </w:num>
  <w:num w:numId="4" w16cid:durableId="1667855958">
    <w:abstractNumId w:val="2"/>
  </w:num>
  <w:num w:numId="5" w16cid:durableId="130906101">
    <w:abstractNumId w:val="8"/>
  </w:num>
  <w:num w:numId="6" w16cid:durableId="798887104">
    <w:abstractNumId w:val="0"/>
  </w:num>
  <w:num w:numId="7" w16cid:durableId="1850633590">
    <w:abstractNumId w:val="6"/>
  </w:num>
  <w:num w:numId="8" w16cid:durableId="815534305">
    <w:abstractNumId w:val="7"/>
  </w:num>
  <w:num w:numId="9" w16cid:durableId="735590472">
    <w:abstractNumId w:val="10"/>
  </w:num>
  <w:num w:numId="10" w16cid:durableId="2111971222">
    <w:abstractNumId w:val="14"/>
  </w:num>
  <w:num w:numId="11" w16cid:durableId="964850886">
    <w:abstractNumId w:val="5"/>
  </w:num>
  <w:num w:numId="12" w16cid:durableId="2118134329">
    <w:abstractNumId w:val="11"/>
  </w:num>
  <w:num w:numId="13" w16cid:durableId="912393525">
    <w:abstractNumId w:val="3"/>
  </w:num>
  <w:num w:numId="14" w16cid:durableId="887650407">
    <w:abstractNumId w:val="13"/>
  </w:num>
  <w:num w:numId="15" w16cid:durableId="429203451">
    <w:abstractNumId w:val="12"/>
  </w:num>
  <w:num w:numId="16" w16cid:durableId="519728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Mamoun Nazir Balqar">
    <w15:presenceInfo w15:providerId="AD" w15:userId="S::d.balqar@loc.qa::e29bfc62-103d-4994-9850-663347f3acea"/>
  </w15:person>
  <w15:person w15:author="Kerry Burns">
    <w15:presenceInfo w15:providerId="AD" w15:userId="S::k.burns@sc.qa::ab67fb5f-7431-46d1-9064-a5e47b7dcf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E7"/>
    <w:rsid w:val="000002E8"/>
    <w:rsid w:val="00007E32"/>
    <w:rsid w:val="000212A1"/>
    <w:rsid w:val="0002187E"/>
    <w:rsid w:val="00050BBC"/>
    <w:rsid w:val="000515C1"/>
    <w:rsid w:val="00052099"/>
    <w:rsid w:val="00055DC6"/>
    <w:rsid w:val="000722A5"/>
    <w:rsid w:val="00077F8D"/>
    <w:rsid w:val="000807F8"/>
    <w:rsid w:val="00083115"/>
    <w:rsid w:val="000A01C3"/>
    <w:rsid w:val="000A6F03"/>
    <w:rsid w:val="000C41DE"/>
    <w:rsid w:val="000C4D89"/>
    <w:rsid w:val="000D6B6F"/>
    <w:rsid w:val="000E1BB4"/>
    <w:rsid w:val="000E58E7"/>
    <w:rsid w:val="000F263B"/>
    <w:rsid w:val="000F4374"/>
    <w:rsid w:val="000F4F6E"/>
    <w:rsid w:val="001052D8"/>
    <w:rsid w:val="0010727C"/>
    <w:rsid w:val="001143F8"/>
    <w:rsid w:val="001174C0"/>
    <w:rsid w:val="00137945"/>
    <w:rsid w:val="001426E7"/>
    <w:rsid w:val="001446CC"/>
    <w:rsid w:val="001470EC"/>
    <w:rsid w:val="00153D98"/>
    <w:rsid w:val="00156ABC"/>
    <w:rsid w:val="00187888"/>
    <w:rsid w:val="001B12DE"/>
    <w:rsid w:val="001B5D9F"/>
    <w:rsid w:val="001C43C8"/>
    <w:rsid w:val="001C6EAB"/>
    <w:rsid w:val="001E3FBE"/>
    <w:rsid w:val="001F67A0"/>
    <w:rsid w:val="00204AF4"/>
    <w:rsid w:val="00204E3C"/>
    <w:rsid w:val="002202BD"/>
    <w:rsid w:val="002535A3"/>
    <w:rsid w:val="002625A2"/>
    <w:rsid w:val="00271952"/>
    <w:rsid w:val="002950C2"/>
    <w:rsid w:val="002B081F"/>
    <w:rsid w:val="002B2C54"/>
    <w:rsid w:val="002C16E8"/>
    <w:rsid w:val="002C172B"/>
    <w:rsid w:val="002C1DE0"/>
    <w:rsid w:val="002C5ACF"/>
    <w:rsid w:val="002D124E"/>
    <w:rsid w:val="002D242C"/>
    <w:rsid w:val="002D4E42"/>
    <w:rsid w:val="002E263A"/>
    <w:rsid w:val="002E449D"/>
    <w:rsid w:val="002E7DD0"/>
    <w:rsid w:val="00300889"/>
    <w:rsid w:val="0033039D"/>
    <w:rsid w:val="003370BA"/>
    <w:rsid w:val="00353A6E"/>
    <w:rsid w:val="003604B3"/>
    <w:rsid w:val="0036174C"/>
    <w:rsid w:val="003675FF"/>
    <w:rsid w:val="00371BDD"/>
    <w:rsid w:val="00387055"/>
    <w:rsid w:val="003944B4"/>
    <w:rsid w:val="003A1039"/>
    <w:rsid w:val="003A1DEE"/>
    <w:rsid w:val="003B03A8"/>
    <w:rsid w:val="003B53C0"/>
    <w:rsid w:val="003B66E4"/>
    <w:rsid w:val="003B6F3F"/>
    <w:rsid w:val="003C761D"/>
    <w:rsid w:val="003D0E69"/>
    <w:rsid w:val="003D4A45"/>
    <w:rsid w:val="003D7EB0"/>
    <w:rsid w:val="003F6FC0"/>
    <w:rsid w:val="0041142A"/>
    <w:rsid w:val="004142B4"/>
    <w:rsid w:val="00421E20"/>
    <w:rsid w:val="00432DF3"/>
    <w:rsid w:val="0044580C"/>
    <w:rsid w:val="00450914"/>
    <w:rsid w:val="00457230"/>
    <w:rsid w:val="0046332B"/>
    <w:rsid w:val="0046763A"/>
    <w:rsid w:val="00481A3A"/>
    <w:rsid w:val="00487578"/>
    <w:rsid w:val="004A12F0"/>
    <w:rsid w:val="004A63FD"/>
    <w:rsid w:val="004B0C2E"/>
    <w:rsid w:val="004B0DD9"/>
    <w:rsid w:val="004B3AAA"/>
    <w:rsid w:val="004B59BC"/>
    <w:rsid w:val="004C34C9"/>
    <w:rsid w:val="004C729B"/>
    <w:rsid w:val="004D2779"/>
    <w:rsid w:val="004E42D7"/>
    <w:rsid w:val="0050333D"/>
    <w:rsid w:val="00503EF2"/>
    <w:rsid w:val="005133D7"/>
    <w:rsid w:val="00513BEF"/>
    <w:rsid w:val="00516A7B"/>
    <w:rsid w:val="00527FFC"/>
    <w:rsid w:val="0054213E"/>
    <w:rsid w:val="0056600F"/>
    <w:rsid w:val="005771D3"/>
    <w:rsid w:val="005773DD"/>
    <w:rsid w:val="005817DA"/>
    <w:rsid w:val="005839DC"/>
    <w:rsid w:val="00583D7E"/>
    <w:rsid w:val="005B2CEE"/>
    <w:rsid w:val="005C59A0"/>
    <w:rsid w:val="005E31C4"/>
    <w:rsid w:val="005E6B97"/>
    <w:rsid w:val="005F42C6"/>
    <w:rsid w:val="005F4EA4"/>
    <w:rsid w:val="006124BC"/>
    <w:rsid w:val="00620A40"/>
    <w:rsid w:val="00635023"/>
    <w:rsid w:val="00640A2F"/>
    <w:rsid w:val="00663BAB"/>
    <w:rsid w:val="00685F62"/>
    <w:rsid w:val="00695A4B"/>
    <w:rsid w:val="006A1587"/>
    <w:rsid w:val="006B3088"/>
    <w:rsid w:val="006C67C9"/>
    <w:rsid w:val="006F6BE7"/>
    <w:rsid w:val="00723E78"/>
    <w:rsid w:val="0072707F"/>
    <w:rsid w:val="007270A3"/>
    <w:rsid w:val="00734905"/>
    <w:rsid w:val="00754789"/>
    <w:rsid w:val="007822D7"/>
    <w:rsid w:val="00792337"/>
    <w:rsid w:val="00797CFB"/>
    <w:rsid w:val="007B15A4"/>
    <w:rsid w:val="007B1918"/>
    <w:rsid w:val="007B606B"/>
    <w:rsid w:val="007B6F26"/>
    <w:rsid w:val="007D6A86"/>
    <w:rsid w:val="007D7BBB"/>
    <w:rsid w:val="007F6E7B"/>
    <w:rsid w:val="008106A0"/>
    <w:rsid w:val="00811F97"/>
    <w:rsid w:val="00813AB4"/>
    <w:rsid w:val="0082196A"/>
    <w:rsid w:val="00832D23"/>
    <w:rsid w:val="00833D4D"/>
    <w:rsid w:val="00835341"/>
    <w:rsid w:val="00844E8D"/>
    <w:rsid w:val="00865871"/>
    <w:rsid w:val="008758D5"/>
    <w:rsid w:val="00875D90"/>
    <w:rsid w:val="0088194F"/>
    <w:rsid w:val="008864D5"/>
    <w:rsid w:val="008A4F3E"/>
    <w:rsid w:val="008B57B9"/>
    <w:rsid w:val="008C4611"/>
    <w:rsid w:val="008E3259"/>
    <w:rsid w:val="008F7BCD"/>
    <w:rsid w:val="0090054F"/>
    <w:rsid w:val="00911A0F"/>
    <w:rsid w:val="00915610"/>
    <w:rsid w:val="0091582C"/>
    <w:rsid w:val="00916EB7"/>
    <w:rsid w:val="00932563"/>
    <w:rsid w:val="00932E84"/>
    <w:rsid w:val="00936A57"/>
    <w:rsid w:val="0094246A"/>
    <w:rsid w:val="00944782"/>
    <w:rsid w:val="00946BF9"/>
    <w:rsid w:val="0095143A"/>
    <w:rsid w:val="00952C22"/>
    <w:rsid w:val="00956CC4"/>
    <w:rsid w:val="00963DF0"/>
    <w:rsid w:val="009719D3"/>
    <w:rsid w:val="00985664"/>
    <w:rsid w:val="00990985"/>
    <w:rsid w:val="0099138A"/>
    <w:rsid w:val="00992DF9"/>
    <w:rsid w:val="009B31A2"/>
    <w:rsid w:val="009B31C0"/>
    <w:rsid w:val="009B5DA1"/>
    <w:rsid w:val="009B6CDD"/>
    <w:rsid w:val="009D40C9"/>
    <w:rsid w:val="00A27F8C"/>
    <w:rsid w:val="00A43243"/>
    <w:rsid w:val="00A52272"/>
    <w:rsid w:val="00A66B98"/>
    <w:rsid w:val="00A701A0"/>
    <w:rsid w:val="00A82728"/>
    <w:rsid w:val="00A90F66"/>
    <w:rsid w:val="00AA46F1"/>
    <w:rsid w:val="00AB05A3"/>
    <w:rsid w:val="00AD3C33"/>
    <w:rsid w:val="00AE61F5"/>
    <w:rsid w:val="00AF1D63"/>
    <w:rsid w:val="00AF6CF8"/>
    <w:rsid w:val="00B02624"/>
    <w:rsid w:val="00B041E3"/>
    <w:rsid w:val="00B0473A"/>
    <w:rsid w:val="00B37999"/>
    <w:rsid w:val="00B42DE9"/>
    <w:rsid w:val="00B934FD"/>
    <w:rsid w:val="00B94473"/>
    <w:rsid w:val="00BE1178"/>
    <w:rsid w:val="00BE570E"/>
    <w:rsid w:val="00BF732A"/>
    <w:rsid w:val="00C04C2E"/>
    <w:rsid w:val="00C06ACC"/>
    <w:rsid w:val="00C111CB"/>
    <w:rsid w:val="00C1522D"/>
    <w:rsid w:val="00C5733B"/>
    <w:rsid w:val="00C65636"/>
    <w:rsid w:val="00C80D05"/>
    <w:rsid w:val="00C93480"/>
    <w:rsid w:val="00CA4FDA"/>
    <w:rsid w:val="00CB2ED3"/>
    <w:rsid w:val="00CC3DEE"/>
    <w:rsid w:val="00CE7AE6"/>
    <w:rsid w:val="00CF0B11"/>
    <w:rsid w:val="00D00FB7"/>
    <w:rsid w:val="00D068A7"/>
    <w:rsid w:val="00D13F07"/>
    <w:rsid w:val="00D17FAC"/>
    <w:rsid w:val="00D22893"/>
    <w:rsid w:val="00D25C8F"/>
    <w:rsid w:val="00D303FA"/>
    <w:rsid w:val="00D412F9"/>
    <w:rsid w:val="00D51CC4"/>
    <w:rsid w:val="00D60A31"/>
    <w:rsid w:val="00D6190D"/>
    <w:rsid w:val="00D63BA6"/>
    <w:rsid w:val="00D64190"/>
    <w:rsid w:val="00D85679"/>
    <w:rsid w:val="00D8675E"/>
    <w:rsid w:val="00D97849"/>
    <w:rsid w:val="00DA241F"/>
    <w:rsid w:val="00DB2135"/>
    <w:rsid w:val="00DD492A"/>
    <w:rsid w:val="00E438CC"/>
    <w:rsid w:val="00E43DC5"/>
    <w:rsid w:val="00E4785F"/>
    <w:rsid w:val="00E5616A"/>
    <w:rsid w:val="00E565B3"/>
    <w:rsid w:val="00E87AAC"/>
    <w:rsid w:val="00E90DE3"/>
    <w:rsid w:val="00E9277E"/>
    <w:rsid w:val="00EB00EB"/>
    <w:rsid w:val="00EC460C"/>
    <w:rsid w:val="00ED3341"/>
    <w:rsid w:val="00ED4AB0"/>
    <w:rsid w:val="00EE7601"/>
    <w:rsid w:val="00EF1466"/>
    <w:rsid w:val="00F1609A"/>
    <w:rsid w:val="00F37798"/>
    <w:rsid w:val="00F42959"/>
    <w:rsid w:val="00F47867"/>
    <w:rsid w:val="00F527C1"/>
    <w:rsid w:val="00F5526F"/>
    <w:rsid w:val="00F7439A"/>
    <w:rsid w:val="00FA09CA"/>
    <w:rsid w:val="00FA2F1C"/>
    <w:rsid w:val="00FA5933"/>
    <w:rsid w:val="00FA6917"/>
    <w:rsid w:val="00FB2E18"/>
    <w:rsid w:val="00FC0AB7"/>
    <w:rsid w:val="00FC1CE1"/>
    <w:rsid w:val="00FC2D8B"/>
    <w:rsid w:val="00FD5072"/>
    <w:rsid w:val="00FD741A"/>
    <w:rsid w:val="00FE0BB8"/>
    <w:rsid w:val="00FF2B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B5140"/>
  <w15:chartTrackingRefBased/>
  <w15:docId w15:val="{425E9AC7-6912-4A39-B937-FD18D666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B0"/>
  </w:style>
  <w:style w:type="paragraph" w:styleId="Heading1">
    <w:name w:val="heading 1"/>
    <w:basedOn w:val="Normal"/>
    <w:next w:val="Normal"/>
    <w:link w:val="Heading1Char"/>
    <w:uiPriority w:val="9"/>
    <w:qFormat/>
    <w:rsid w:val="000E58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0E58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E58E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E58E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E58E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5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8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0E58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E58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E58E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E58E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5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8E7"/>
    <w:rPr>
      <w:rFonts w:eastAsiaTheme="majorEastAsia" w:cstheme="majorBidi"/>
      <w:color w:val="272727" w:themeColor="text1" w:themeTint="D8"/>
    </w:rPr>
  </w:style>
  <w:style w:type="paragraph" w:styleId="Title">
    <w:name w:val="Title"/>
    <w:basedOn w:val="Normal"/>
    <w:next w:val="Normal"/>
    <w:link w:val="TitleChar"/>
    <w:uiPriority w:val="10"/>
    <w:qFormat/>
    <w:rsid w:val="000E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8E7"/>
    <w:pPr>
      <w:spacing w:before="160"/>
      <w:jc w:val="center"/>
    </w:pPr>
    <w:rPr>
      <w:i/>
      <w:iCs/>
      <w:color w:val="404040" w:themeColor="text1" w:themeTint="BF"/>
    </w:rPr>
  </w:style>
  <w:style w:type="character" w:customStyle="1" w:styleId="QuoteChar">
    <w:name w:val="Quote Char"/>
    <w:basedOn w:val="DefaultParagraphFont"/>
    <w:link w:val="Quote"/>
    <w:uiPriority w:val="29"/>
    <w:rsid w:val="000E58E7"/>
    <w:rPr>
      <w:i/>
      <w:iCs/>
      <w:color w:val="404040" w:themeColor="text1" w:themeTint="BF"/>
    </w:rPr>
  </w:style>
  <w:style w:type="paragraph" w:styleId="ListParagraph">
    <w:name w:val="List Paragraph"/>
    <w:basedOn w:val="Normal"/>
    <w:uiPriority w:val="1"/>
    <w:qFormat/>
    <w:rsid w:val="000E58E7"/>
    <w:pPr>
      <w:ind w:left="720"/>
      <w:contextualSpacing/>
    </w:pPr>
  </w:style>
  <w:style w:type="character" w:styleId="IntenseEmphasis">
    <w:name w:val="Intense Emphasis"/>
    <w:basedOn w:val="DefaultParagraphFont"/>
    <w:uiPriority w:val="21"/>
    <w:qFormat/>
    <w:rsid w:val="000E58E7"/>
    <w:rPr>
      <w:i/>
      <w:iCs/>
      <w:color w:val="2E74B5" w:themeColor="accent1" w:themeShade="BF"/>
    </w:rPr>
  </w:style>
  <w:style w:type="paragraph" w:styleId="IntenseQuote">
    <w:name w:val="Intense Quote"/>
    <w:basedOn w:val="Normal"/>
    <w:next w:val="Normal"/>
    <w:link w:val="IntenseQuoteChar"/>
    <w:uiPriority w:val="30"/>
    <w:qFormat/>
    <w:rsid w:val="000E58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58E7"/>
    <w:rPr>
      <w:i/>
      <w:iCs/>
      <w:color w:val="2E74B5" w:themeColor="accent1" w:themeShade="BF"/>
    </w:rPr>
  </w:style>
  <w:style w:type="character" w:styleId="IntenseReference">
    <w:name w:val="Intense Reference"/>
    <w:basedOn w:val="DefaultParagraphFont"/>
    <w:uiPriority w:val="32"/>
    <w:qFormat/>
    <w:rsid w:val="000E58E7"/>
    <w:rPr>
      <w:b/>
      <w:bCs/>
      <w:smallCaps/>
      <w:color w:val="2E74B5" w:themeColor="accent1" w:themeShade="BF"/>
      <w:spacing w:val="5"/>
    </w:rPr>
  </w:style>
  <w:style w:type="table" w:styleId="TableGrid">
    <w:name w:val="Table Grid"/>
    <w:basedOn w:val="TableNormal"/>
    <w:uiPriority w:val="39"/>
    <w:rsid w:val="000E5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8">
    <w:name w:val="Style8"/>
    <w:basedOn w:val="Normal"/>
    <w:uiPriority w:val="99"/>
    <w:rsid w:val="000E58E7"/>
    <w:pPr>
      <w:widowControl w:val="0"/>
      <w:autoSpaceDE w:val="0"/>
      <w:autoSpaceDN w:val="0"/>
      <w:adjustRightInd w:val="0"/>
      <w:spacing w:after="0" w:line="240" w:lineRule="auto"/>
    </w:pPr>
    <w:rPr>
      <w:rFonts w:ascii="Calibri" w:eastAsiaTheme="minorEastAsia" w:hAnsi="Calibri" w:cs="Times New Roman"/>
      <w:kern w:val="0"/>
      <w:lang w:val="ru-RU" w:eastAsia="ru-RU" w:bidi="ru-RU"/>
      <w14:ligatures w14:val="none"/>
    </w:rPr>
  </w:style>
  <w:style w:type="paragraph" w:styleId="NoSpacing">
    <w:name w:val="No Spacing"/>
    <w:link w:val="NoSpacingChar"/>
    <w:uiPriority w:val="1"/>
    <w:qFormat/>
    <w:rsid w:val="000E58E7"/>
    <w:pPr>
      <w:spacing w:after="0" w:line="240" w:lineRule="auto"/>
    </w:pPr>
    <w:rPr>
      <w:rFonts w:ascii="Calibri" w:eastAsia="MS Mincho" w:hAnsi="Calibri" w:cs="Arial"/>
      <w:kern w:val="0"/>
      <w:sz w:val="22"/>
      <w:szCs w:val="22"/>
      <w14:ligatures w14:val="none"/>
    </w:rPr>
  </w:style>
  <w:style w:type="character" w:customStyle="1" w:styleId="NoSpacingChar">
    <w:name w:val="No Spacing Char"/>
    <w:basedOn w:val="DefaultParagraphFont"/>
    <w:link w:val="NoSpacing"/>
    <w:uiPriority w:val="1"/>
    <w:rsid w:val="000E58E7"/>
    <w:rPr>
      <w:rFonts w:ascii="Calibri" w:eastAsia="MS Mincho" w:hAnsi="Calibri" w:cs="Arial"/>
      <w:kern w:val="0"/>
      <w:sz w:val="22"/>
      <w:szCs w:val="22"/>
      <w14:ligatures w14:val="none"/>
    </w:rPr>
  </w:style>
  <w:style w:type="character" w:customStyle="1" w:styleId="FontStyle25">
    <w:name w:val="Font Style25"/>
    <w:basedOn w:val="DefaultParagraphFont"/>
    <w:uiPriority w:val="99"/>
    <w:rsid w:val="00E438CC"/>
    <w:rPr>
      <w:rFonts w:ascii="Calibri" w:hAnsi="Calibri" w:cs="Calibri"/>
      <w:b/>
      <w:bCs/>
      <w:color w:val="000000"/>
      <w:sz w:val="16"/>
      <w:szCs w:val="16"/>
    </w:rPr>
  </w:style>
  <w:style w:type="character" w:customStyle="1" w:styleId="NoneA">
    <w:name w:val="None A"/>
    <w:rsid w:val="00527FFC"/>
    <w:rPr>
      <w:lang w:val="en-US"/>
    </w:rPr>
  </w:style>
  <w:style w:type="character" w:customStyle="1" w:styleId="None">
    <w:name w:val="None"/>
    <w:rsid w:val="00527FFC"/>
  </w:style>
  <w:style w:type="paragraph" w:customStyle="1" w:styleId="Style2">
    <w:name w:val="Style2"/>
    <w:basedOn w:val="Normal"/>
    <w:uiPriority w:val="99"/>
    <w:rsid w:val="001F67A0"/>
    <w:pPr>
      <w:widowControl w:val="0"/>
      <w:autoSpaceDE w:val="0"/>
      <w:autoSpaceDN w:val="0"/>
      <w:adjustRightInd w:val="0"/>
      <w:spacing w:after="0" w:line="240" w:lineRule="auto"/>
    </w:pPr>
    <w:rPr>
      <w:rFonts w:ascii="Calibri" w:eastAsiaTheme="minorEastAsia" w:hAnsi="Calibri" w:cs="Times New Roman"/>
      <w:kern w:val="0"/>
      <w:lang w:val="ru-RU" w:eastAsia="ru-RU" w:bidi="ru-RU"/>
      <w14:ligatures w14:val="none"/>
    </w:rPr>
  </w:style>
  <w:style w:type="character" w:styleId="Hyperlink">
    <w:name w:val="Hyperlink"/>
    <w:basedOn w:val="DefaultParagraphFont"/>
    <w:uiPriority w:val="99"/>
    <w:rsid w:val="00695A4B"/>
    <w:rPr>
      <w:rFonts w:cs="Times New Roman"/>
      <w:color w:val="0066CC"/>
      <w:u w:val="single"/>
    </w:rPr>
  </w:style>
  <w:style w:type="character" w:styleId="CommentReference">
    <w:name w:val="annotation reference"/>
    <w:basedOn w:val="DefaultParagraphFont"/>
    <w:uiPriority w:val="99"/>
    <w:semiHidden/>
    <w:unhideWhenUsed/>
    <w:rsid w:val="00695A4B"/>
    <w:rPr>
      <w:rFonts w:cs="Times New Roman"/>
      <w:sz w:val="16"/>
      <w:szCs w:val="16"/>
    </w:rPr>
  </w:style>
  <w:style w:type="paragraph" w:styleId="CommentText">
    <w:name w:val="annotation text"/>
    <w:basedOn w:val="Normal"/>
    <w:link w:val="CommentTextChar"/>
    <w:uiPriority w:val="99"/>
    <w:unhideWhenUsed/>
    <w:rsid w:val="00695A4B"/>
    <w:pPr>
      <w:widowControl w:val="0"/>
      <w:autoSpaceDE w:val="0"/>
      <w:autoSpaceDN w:val="0"/>
      <w:adjustRightInd w:val="0"/>
      <w:spacing w:after="0" w:line="240" w:lineRule="auto"/>
    </w:pPr>
    <w:rPr>
      <w:rFonts w:ascii="Calibri" w:eastAsiaTheme="minorEastAsia" w:hAnsi="Calibri" w:cs="Times New Roman"/>
      <w:kern w:val="0"/>
      <w:sz w:val="20"/>
      <w:szCs w:val="20"/>
      <w:lang w:val="ru-RU" w:eastAsia="ru-RU" w:bidi="ru-RU"/>
      <w14:ligatures w14:val="none"/>
    </w:rPr>
  </w:style>
  <w:style w:type="character" w:customStyle="1" w:styleId="CommentTextChar">
    <w:name w:val="Comment Text Char"/>
    <w:basedOn w:val="DefaultParagraphFont"/>
    <w:link w:val="CommentText"/>
    <w:uiPriority w:val="99"/>
    <w:rsid w:val="00695A4B"/>
    <w:rPr>
      <w:rFonts w:ascii="Calibri" w:eastAsiaTheme="minorEastAsia" w:hAnsi="Calibri" w:cs="Times New Roman"/>
      <w:kern w:val="0"/>
      <w:sz w:val="20"/>
      <w:szCs w:val="20"/>
      <w:lang w:val="ru-RU" w:eastAsia="ru-RU" w:bidi="ru-RU"/>
      <w14:ligatures w14:val="none"/>
    </w:rPr>
  </w:style>
  <w:style w:type="paragraph" w:customStyle="1" w:styleId="Style7">
    <w:name w:val="Style7"/>
    <w:basedOn w:val="Normal"/>
    <w:uiPriority w:val="99"/>
    <w:rsid w:val="00156ABC"/>
    <w:pPr>
      <w:widowControl w:val="0"/>
      <w:autoSpaceDE w:val="0"/>
      <w:autoSpaceDN w:val="0"/>
      <w:adjustRightInd w:val="0"/>
      <w:spacing w:after="0" w:line="240" w:lineRule="auto"/>
    </w:pPr>
    <w:rPr>
      <w:rFonts w:ascii="Calibri" w:eastAsiaTheme="minorEastAsia" w:hAnsi="Calibri" w:cs="Times New Roman"/>
      <w:kern w:val="0"/>
      <w:lang w:val="ru-RU" w:eastAsia="ru-RU" w:bidi="ru-RU"/>
      <w14:ligatures w14:val="none"/>
    </w:rPr>
  </w:style>
  <w:style w:type="character" w:customStyle="1" w:styleId="FontStyle26">
    <w:name w:val="Font Style26"/>
    <w:basedOn w:val="DefaultParagraphFont"/>
    <w:uiPriority w:val="99"/>
    <w:rsid w:val="00156ABC"/>
    <w:rPr>
      <w:rFonts w:ascii="Calibri" w:hAnsi="Calibri" w:cs="Calibri"/>
      <w:color w:val="000000"/>
      <w:sz w:val="16"/>
      <w:szCs w:val="16"/>
    </w:rPr>
  </w:style>
  <w:style w:type="paragraph" w:styleId="Header">
    <w:name w:val="header"/>
    <w:basedOn w:val="Normal"/>
    <w:link w:val="HeaderChar"/>
    <w:uiPriority w:val="99"/>
    <w:unhideWhenUsed/>
    <w:rsid w:val="00833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D4D"/>
  </w:style>
  <w:style w:type="paragraph" w:styleId="Footer">
    <w:name w:val="footer"/>
    <w:basedOn w:val="Normal"/>
    <w:link w:val="FooterChar"/>
    <w:uiPriority w:val="99"/>
    <w:unhideWhenUsed/>
    <w:rsid w:val="00833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D4D"/>
  </w:style>
  <w:style w:type="paragraph" w:styleId="Revision">
    <w:name w:val="Revision"/>
    <w:hidden/>
    <w:uiPriority w:val="99"/>
    <w:semiHidden/>
    <w:rsid w:val="001446CC"/>
    <w:pPr>
      <w:spacing w:after="0" w:line="240" w:lineRule="auto"/>
    </w:pPr>
  </w:style>
  <w:style w:type="paragraph" w:styleId="CommentSubject">
    <w:name w:val="annotation subject"/>
    <w:basedOn w:val="CommentText"/>
    <w:next w:val="CommentText"/>
    <w:link w:val="CommentSubjectChar"/>
    <w:uiPriority w:val="99"/>
    <w:semiHidden/>
    <w:unhideWhenUsed/>
    <w:rsid w:val="0072707F"/>
    <w:pPr>
      <w:widowControl/>
      <w:autoSpaceDE/>
      <w:autoSpaceDN/>
      <w:adjustRightInd/>
      <w:spacing w:after="160"/>
    </w:pPr>
    <w:rPr>
      <w:rFonts w:asciiTheme="minorHAnsi" w:eastAsiaTheme="minorHAnsi" w:hAnsiTheme="minorHAnsi" w:cstheme="minorBidi"/>
      <w:b/>
      <w:bCs/>
      <w:kern w:val="2"/>
      <w:lang w:val="en-US" w:eastAsia="en-US" w:bidi="ar-SA"/>
      <w14:ligatures w14:val="standardContextual"/>
    </w:rPr>
  </w:style>
  <w:style w:type="character" w:customStyle="1" w:styleId="CommentSubjectChar">
    <w:name w:val="Comment Subject Char"/>
    <w:basedOn w:val="CommentTextChar"/>
    <w:link w:val="CommentSubject"/>
    <w:uiPriority w:val="99"/>
    <w:semiHidden/>
    <w:rsid w:val="0072707F"/>
    <w:rPr>
      <w:rFonts w:ascii="Calibri" w:eastAsiaTheme="minorEastAsia" w:hAnsi="Calibri" w:cs="Times New Roman"/>
      <w:b/>
      <w:bCs/>
      <w:kern w:val="0"/>
      <w:sz w:val="20"/>
      <w:szCs w:val="20"/>
      <w:lang w:val="ru-RU" w:eastAsia="ru-RU" w:bidi="ru-RU"/>
      <w14:ligatures w14:val="none"/>
    </w:rPr>
  </w:style>
  <w:style w:type="character" w:styleId="UnresolvedMention">
    <w:name w:val="Unresolved Mention"/>
    <w:basedOn w:val="DefaultParagraphFont"/>
    <w:uiPriority w:val="99"/>
    <w:semiHidden/>
    <w:unhideWhenUsed/>
    <w:rsid w:val="00A6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12518">
      <w:bodyDiv w:val="1"/>
      <w:marLeft w:val="0"/>
      <w:marRight w:val="0"/>
      <w:marTop w:val="0"/>
      <w:marBottom w:val="0"/>
      <w:divBdr>
        <w:top w:val="none" w:sz="0" w:space="0" w:color="auto"/>
        <w:left w:val="none" w:sz="0" w:space="0" w:color="auto"/>
        <w:bottom w:val="none" w:sz="0" w:space="0" w:color="auto"/>
        <w:right w:val="none" w:sz="0" w:space="0" w:color="auto"/>
      </w:divBdr>
    </w:div>
    <w:div w:id="481314749">
      <w:bodyDiv w:val="1"/>
      <w:marLeft w:val="0"/>
      <w:marRight w:val="0"/>
      <w:marTop w:val="0"/>
      <w:marBottom w:val="0"/>
      <w:divBdr>
        <w:top w:val="none" w:sz="0" w:space="0" w:color="auto"/>
        <w:left w:val="none" w:sz="0" w:space="0" w:color="auto"/>
        <w:bottom w:val="none" w:sz="0" w:space="0" w:color="auto"/>
        <w:right w:val="none" w:sz="0" w:space="0" w:color="auto"/>
      </w:divBdr>
    </w:div>
    <w:div w:id="730032961">
      <w:bodyDiv w:val="1"/>
      <w:marLeft w:val="0"/>
      <w:marRight w:val="0"/>
      <w:marTop w:val="0"/>
      <w:marBottom w:val="0"/>
      <w:divBdr>
        <w:top w:val="none" w:sz="0" w:space="0" w:color="auto"/>
        <w:left w:val="none" w:sz="0" w:space="0" w:color="auto"/>
        <w:bottom w:val="none" w:sz="0" w:space="0" w:color="auto"/>
        <w:right w:val="none" w:sz="0" w:space="0" w:color="auto"/>
      </w:divBdr>
    </w:div>
    <w:div w:id="76796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ng.com/ck/a?!&amp;&amp;p=69cee63db7339ad8151f9f758e75becc008750fef3fe30f6069c6b889a606047JmltdHM9MTc3MjA2NDAwMA&amp;ptn=3&amp;ver=2&amp;hsh=4&amp;fclid=1187594a-0f73-6625-2fde-4fa80eb067b9&amp;psq=CONMEBOL&amp;u=a1aHR0cHM6Ly93d3cuY29ubWVib2wuY29tLw&amp;ntb=1" TargetMode="External"/><Relationship Id="rId18" Type="http://schemas.openxmlformats.org/officeDocument/2006/relationships/hyperlink" Target="mailto:info@sc.qa"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1.png@01DB3FE2.32A64D80"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info@sc.q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b55997-24db-4427-9936-62120c41552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7F13244E698524395507B9B02D3AAC7" ma:contentTypeVersion="9" ma:contentTypeDescription="Create a new document." ma:contentTypeScope="" ma:versionID="ea8d02bf6b5c59c6b4f4961c24478dcb">
  <xsd:schema xmlns:xsd="http://www.w3.org/2001/XMLSchema" xmlns:xs="http://www.w3.org/2001/XMLSchema" xmlns:p="http://schemas.microsoft.com/office/2006/metadata/properties" xmlns:ns3="40b55997-24db-4427-9936-62120c41552a" targetNamespace="http://schemas.microsoft.com/office/2006/metadata/properties" ma:root="true" ma:fieldsID="08f8a916da62933358fe831bf9154934" ns3:_="">
    <xsd:import namespace="40b55997-24db-4427-9936-62120c41552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b55997-24db-4427-9936-62120c4155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C1144C-51A8-4445-A948-0A56748C5121}">
  <ds:schemaRefs>
    <ds:schemaRef ds:uri="http://schemas.microsoft.com/office/2006/metadata/properties"/>
    <ds:schemaRef ds:uri="http://schemas.microsoft.com/office/infopath/2007/PartnerControls"/>
    <ds:schemaRef ds:uri="40b55997-24db-4427-9936-62120c41552a"/>
  </ds:schemaRefs>
</ds:datastoreItem>
</file>

<file path=customXml/itemProps2.xml><?xml version="1.0" encoding="utf-8"?>
<ds:datastoreItem xmlns:ds="http://schemas.openxmlformats.org/officeDocument/2006/customXml" ds:itemID="{7AD6C2DF-D2E4-4C62-BC1D-1DAE9BC8F015}">
  <ds:schemaRefs>
    <ds:schemaRef ds:uri="http://schemas.openxmlformats.org/officeDocument/2006/bibliography"/>
  </ds:schemaRefs>
</ds:datastoreItem>
</file>

<file path=customXml/itemProps3.xml><?xml version="1.0" encoding="utf-8"?>
<ds:datastoreItem xmlns:ds="http://schemas.openxmlformats.org/officeDocument/2006/customXml" ds:itemID="{83FD0E26-9AC4-494F-9B7B-00ADC8F65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b55997-24db-4427-9936-62120c415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2989DE-7470-4197-A145-018B6557EB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3109</Words>
  <Characters>17725</Characters>
  <Application>Microsoft Office Word</Application>
  <DocSecurity>4</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Odeh</dc:creator>
  <cp:keywords/>
  <dc:description/>
  <cp:lastModifiedBy>Kerry Burns</cp:lastModifiedBy>
  <cp:revision>2</cp:revision>
  <cp:lastPrinted>2025-08-31T06:03:00Z</cp:lastPrinted>
  <dcterms:created xsi:type="dcterms:W3CDTF">2026-03-09T14:28:00Z</dcterms:created>
  <dcterms:modified xsi:type="dcterms:W3CDTF">2026-03-09T14:28:00Z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c30eeb-121d-4964-af0b-90ef6f9271bd_Enabled">
    <vt:lpwstr>true</vt:lpwstr>
  </property>
  <property fmtid="{D5CDD505-2E9C-101B-9397-08002B2CF9AE}" pid="3" name="MSIP_Label_b8c30eeb-121d-4964-af0b-90ef6f9271bd_SetDate">
    <vt:lpwstr>2025-08-31T13:04:47Z</vt:lpwstr>
  </property>
  <property fmtid="{D5CDD505-2E9C-101B-9397-08002B2CF9AE}" pid="4" name="MSIP_Label_b8c30eeb-121d-4964-af0b-90ef6f9271bd_Method">
    <vt:lpwstr>Privileged</vt:lpwstr>
  </property>
  <property fmtid="{D5CDD505-2E9C-101B-9397-08002B2CF9AE}" pid="5" name="MSIP_Label_b8c30eeb-121d-4964-af0b-90ef6f9271bd_Name">
    <vt:lpwstr>Other General Business</vt:lpwstr>
  </property>
  <property fmtid="{D5CDD505-2E9C-101B-9397-08002B2CF9AE}" pid="6" name="MSIP_Label_b8c30eeb-121d-4964-af0b-90ef6f9271bd_SiteId">
    <vt:lpwstr>993ca615-6bd5-4d1c-8a7b-a1a99efc64b7</vt:lpwstr>
  </property>
  <property fmtid="{D5CDD505-2E9C-101B-9397-08002B2CF9AE}" pid="7" name="MSIP_Label_b8c30eeb-121d-4964-af0b-90ef6f9271bd_ActionId">
    <vt:lpwstr>1d6fc8a3-eabb-4150-9afd-82f71fa0cd7e</vt:lpwstr>
  </property>
  <property fmtid="{D5CDD505-2E9C-101B-9397-08002B2CF9AE}" pid="8" name="MSIP_Label_b8c30eeb-121d-4964-af0b-90ef6f9271bd_ContentBits">
    <vt:lpwstr>1</vt:lpwstr>
  </property>
  <property fmtid="{D5CDD505-2E9C-101B-9397-08002B2CF9AE}" pid="9" name="ContentTypeId">
    <vt:lpwstr>0x010100D7F13244E698524395507B9B02D3AAC7</vt:lpwstr>
  </property>
</Properties>
</file>